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FE4C" w14:textId="6DB950D5" w:rsidR="00374730" w:rsidRDefault="003E3296" w:rsidP="00BD5327">
      <w:pPr>
        <w:pStyle w:val="Heading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3" behindDoc="1" locked="0" layoutInCell="1" allowOverlap="1" wp14:anchorId="0C5B3B86" wp14:editId="3CF7E5EA">
                <wp:simplePos x="0" y="0"/>
                <wp:positionH relativeFrom="margin">
                  <wp:posOffset>-959667</wp:posOffset>
                </wp:positionH>
                <wp:positionV relativeFrom="paragraph">
                  <wp:posOffset>-1131683</wp:posOffset>
                </wp:positionV>
                <wp:extent cx="10760075" cy="7964773"/>
                <wp:effectExtent l="0" t="0" r="22225" b="17780"/>
                <wp:wrapNone/>
                <wp:docPr id="18891683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0075" cy="7964773"/>
                        </a:xfrm>
                        <a:prstGeom prst="rect">
                          <a:avLst/>
                        </a:prstGeom>
                        <a:solidFill>
                          <a:srgbClr val="00A7B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E4C13" id="Rectangle 5" o:spid="_x0000_s1026" style="position:absolute;margin-left:-75.55pt;margin-top:-89.1pt;width:847.25pt;height:627.15pt;z-index:-25164697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" fillcolor="#00a7b0" strokecolor="#030e13 [484]" strokeweight="1pt">
                <w10:wrap anchorx="margin"/>
              </v:rect>
            </w:pict>
          </mc:Fallback>
        </mc:AlternateContent>
      </w:r>
    </w:p>
    <w:p w14:paraId="2A73BF56" w14:textId="6DABAA83" w:rsidR="00226FE8" w:rsidRPr="00226FE8" w:rsidRDefault="00CF5C92" w:rsidP="007937E7">
      <w:pPr>
        <w:rPr>
          <w:color w:val="FFFFFF" w:themeColor="background1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741184" behindDoc="0" locked="0" layoutInCell="1" allowOverlap="1" wp14:anchorId="0541DC38" wp14:editId="7730C796">
            <wp:simplePos x="0" y="0"/>
            <wp:positionH relativeFrom="column">
              <wp:posOffset>-265652</wp:posOffset>
            </wp:positionH>
            <wp:positionV relativeFrom="paragraph">
              <wp:posOffset>-392917</wp:posOffset>
            </wp:positionV>
            <wp:extent cx="2543175" cy="652728"/>
            <wp:effectExtent l="0" t="0" r="0" b="0"/>
            <wp:wrapNone/>
            <wp:docPr id="43589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424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52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ACC50" w14:textId="34686153" w:rsidR="00226FE8" w:rsidRPr="00226FE8" w:rsidRDefault="00226FE8" w:rsidP="007937E7"/>
    <w:p w14:paraId="363229B4" w14:textId="77777777" w:rsidR="00226FE8" w:rsidRDefault="00D24DB8" w:rsidP="007937E7">
      <w:pPr>
        <w:pStyle w:val="titlestyle"/>
      </w:pPr>
      <w:r w:rsidRPr="00226FE8">
        <w:t>ISSUER</w:t>
      </w:r>
    </w:p>
    <w:p w14:paraId="3D76A5DF" w14:textId="4861847A" w:rsidR="00226FE8" w:rsidRPr="009F765B" w:rsidRDefault="001E4E4F" w:rsidP="007937E7">
      <w:pPr>
        <w:pStyle w:val="titlestyle2"/>
      </w:pPr>
      <w:r w:rsidRPr="001E4E4F">
        <w:t xml:space="preserve">FRMWLAB </w:t>
      </w:r>
      <w:r w:rsidR="00B81559">
        <w:t>I</w:t>
      </w:r>
      <w:r w:rsidR="00B81559" w:rsidRPr="009F765B">
        <w:t xml:space="preserve">mpact Report </w:t>
      </w:r>
      <w:r w:rsidR="00B81559" w:rsidRPr="00BD01FB">
        <w:t>RPYR</w:t>
      </w:r>
    </w:p>
    <w:p w14:paraId="0BC640CB" w14:textId="77777777" w:rsidR="00226FE8" w:rsidRPr="009F765B" w:rsidRDefault="00226FE8" w:rsidP="007937E7">
      <w:pPr>
        <w:pStyle w:val="OldNormal"/>
      </w:pPr>
    </w:p>
    <w:p w14:paraId="4FB06AFC" w14:textId="77777777" w:rsidR="00226FE8" w:rsidRPr="009F765B" w:rsidRDefault="00226FE8" w:rsidP="007937E7">
      <w:pPr>
        <w:pStyle w:val="OldNormal"/>
      </w:pPr>
    </w:p>
    <w:p w14:paraId="11210826" w14:textId="77777777" w:rsidR="00D0623C" w:rsidRDefault="00D0623C" w:rsidP="007937E7">
      <w:pPr>
        <w:pStyle w:val="titlestyle3"/>
      </w:pPr>
    </w:p>
    <w:p w14:paraId="72335204" w14:textId="77777777" w:rsidR="00D0623C" w:rsidRDefault="00D0623C" w:rsidP="007937E7">
      <w:pPr>
        <w:pStyle w:val="titlestyle3"/>
      </w:pPr>
    </w:p>
    <w:p w14:paraId="2E150AD1" w14:textId="77777777" w:rsidR="000E2056" w:rsidRDefault="000E2056" w:rsidP="007937E7">
      <w:pPr>
        <w:pStyle w:val="titlestyle3"/>
      </w:pPr>
    </w:p>
    <w:p w14:paraId="64AA0701" w14:textId="4810AF67" w:rsidR="00C169B2" w:rsidRPr="000E2056" w:rsidRDefault="00FC45A5" w:rsidP="000E2056">
      <w:pPr>
        <w:pStyle w:val="titlestyle3"/>
        <w:rPr>
          <w:rStyle w:val="Strong"/>
          <w:b/>
          <w:bCs/>
        </w:rPr>
      </w:pPr>
      <w:r>
        <w:t xml:space="preserve">Report Created: </w:t>
      </w:r>
      <w:r w:rsidRPr="00CC66E6">
        <w:t>GENDT</w:t>
      </w:r>
      <w:r w:rsidR="0062356B">
        <w:t xml:space="preserve"> </w:t>
      </w:r>
    </w:p>
    <w:p w14:paraId="58FA3452" w14:textId="27AED7F3" w:rsidR="00374730" w:rsidRDefault="0002194D" w:rsidP="00D0623C">
      <w:pPr>
        <w:pStyle w:val="Heading1"/>
      </w:pPr>
      <w:r w:rsidRPr="00537E3B">
        <w:lastRenderedPageBreak/>
        <w:t>Contents</w:t>
      </w:r>
    </w:p>
    <w:p w14:paraId="14873E24" w14:textId="337DF569" w:rsidR="00681C01" w:rsidRDefault="00681C01" w:rsidP="007937E7">
      <w:pPr>
        <w:pStyle w:val="TOCStyle"/>
      </w:pPr>
      <w:r>
        <w:t>Summary</w:t>
      </w:r>
    </w:p>
    <w:p w14:paraId="7964FEEB" w14:textId="7FA26846" w:rsidR="0002194D" w:rsidRPr="009D6195" w:rsidRDefault="0002194D" w:rsidP="007937E7">
      <w:pPr>
        <w:pStyle w:val="TOCStyle"/>
      </w:pPr>
      <w:r w:rsidRPr="00883FDD">
        <w:t xml:space="preserve">Introduction </w:t>
      </w:r>
      <w:r w:rsidR="009D6195">
        <w:t xml:space="preserve">and </w:t>
      </w:r>
      <w:r w:rsidRPr="00883FDD">
        <w:t>General Information</w:t>
      </w:r>
    </w:p>
    <w:p w14:paraId="32947C60" w14:textId="38A55CDD" w:rsidR="0002194D" w:rsidRPr="00883FDD" w:rsidRDefault="0002194D" w:rsidP="007937E7">
      <w:pPr>
        <w:pStyle w:val="TOCStyle"/>
      </w:pPr>
      <w:r w:rsidRPr="00883FDD">
        <w:t>Bond</w:t>
      </w:r>
      <w:r>
        <w:t>s</w:t>
      </w:r>
      <w:r w:rsidR="004C0D8E">
        <w:t xml:space="preserve">, </w:t>
      </w:r>
      <w:r w:rsidRPr="00883FDD">
        <w:t>Loans</w:t>
      </w:r>
      <w:r w:rsidR="004C0D8E">
        <w:t xml:space="preserve"> and Financial Instruments</w:t>
      </w:r>
    </w:p>
    <w:p w14:paraId="05744439" w14:textId="77777777" w:rsidR="0002194D" w:rsidRPr="00883FDD" w:rsidRDefault="0002194D" w:rsidP="007937E7">
      <w:pPr>
        <w:pStyle w:val="TOCStyle"/>
      </w:pPr>
      <w:r w:rsidRPr="00883FDD">
        <w:t>Allocation and Impact</w:t>
      </w:r>
    </w:p>
    <w:p w14:paraId="0733D303" w14:textId="6348EDB8" w:rsidR="0002194D" w:rsidRDefault="0002194D" w:rsidP="007937E7">
      <w:pPr>
        <w:pStyle w:val="TOCStyle"/>
      </w:pPr>
      <w:r w:rsidRPr="00883FDD">
        <w:t>Annex</w:t>
      </w:r>
      <w:r w:rsidR="00D370C7">
        <w:t xml:space="preserve"> I</w:t>
      </w:r>
      <w:r w:rsidRPr="00883FDD">
        <w:t xml:space="preserve">: </w:t>
      </w:r>
      <w:r w:rsidR="009D6195">
        <w:t>Methodology</w:t>
      </w:r>
      <w:r w:rsidR="00681C01">
        <w:t xml:space="preserve"> &amp; </w:t>
      </w:r>
      <w:r w:rsidR="00681C01" w:rsidRPr="00883FDD">
        <w:t>Assumptions</w:t>
      </w:r>
    </w:p>
    <w:p w14:paraId="691EE2E0" w14:textId="2FEB1EE1" w:rsidR="00D370C7" w:rsidRPr="00883FDD" w:rsidRDefault="00D370C7" w:rsidP="007937E7">
      <w:pPr>
        <w:pStyle w:val="TOCStyle"/>
      </w:pPr>
      <w:r>
        <w:t xml:space="preserve">Annex II: </w:t>
      </w:r>
      <w:commentRangeStart w:id="0"/>
      <w:r w:rsidR="00914A63">
        <w:t>Analysis</w:t>
      </w:r>
      <w:commentRangeEnd w:id="0"/>
      <w:r w:rsidR="002122C6">
        <w:rPr>
          <w:rStyle w:val="CommentReference"/>
        </w:rPr>
        <w:commentReference w:id="0"/>
      </w:r>
      <w:r w:rsidR="002122C6">
        <w:t xml:space="preserve"> </w:t>
      </w:r>
      <w:del w:id="1" w:author="Simon Vacklen" w:date="2026-01-14T12:38:00Z" w16du:dateUtc="2026-01-14T12:38:00Z">
        <w:r w:rsidR="002122C6" w:rsidDel="002122C6">
          <w:delText>Impact Analytics</w:delText>
        </w:r>
      </w:del>
    </w:p>
    <w:p w14:paraId="7892EF19" w14:textId="646D65E9" w:rsidR="006B3151" w:rsidRPr="006B3151" w:rsidRDefault="0002194D" w:rsidP="007937E7">
      <w:pPr>
        <w:pStyle w:val="TOCStyle"/>
      </w:pPr>
      <w:r w:rsidRPr="00883FDD">
        <w:t>Disclaimer</w:t>
      </w:r>
    </w:p>
    <w:p w14:paraId="0B6B8332" w14:textId="77777777" w:rsidR="006B3151" w:rsidRDefault="006B3151" w:rsidP="007937E7">
      <w:r>
        <w:br w:type="page"/>
      </w:r>
    </w:p>
    <w:p w14:paraId="7D0D5B12" w14:textId="77777777" w:rsidR="001D1251" w:rsidRDefault="001D1251" w:rsidP="001D1251">
      <w:pPr>
        <w:pStyle w:val="Heading1"/>
      </w:pPr>
      <w:r>
        <w:lastRenderedPageBreak/>
        <w:t>Summary</w:t>
      </w:r>
    </w:p>
    <w:tbl>
      <w:tblPr>
        <w:tblStyle w:val="TableGrid"/>
        <w:tblpPr w:leftFromText="180" w:rightFromText="180" w:vertAnchor="text" w:horzAnchor="margin" w:tblpY="4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1D1251" w14:paraId="1F767225" w14:textId="77777777" w:rsidTr="008B1BEA">
        <w:trPr>
          <w:trHeight w:val="2258"/>
        </w:trPr>
        <w:tc>
          <w:tcPr>
            <w:tcW w:w="4649" w:type="dxa"/>
          </w:tcPr>
          <w:p w14:paraId="046BBCBA" w14:textId="77777777" w:rsidR="001D1251" w:rsidRPr="008B1BEA" w:rsidRDefault="001D1251" w:rsidP="008B1BEA">
            <w:pPr>
              <w:rPr>
                <w:b/>
                <w:bCs/>
                <w:color w:val="00A7B0"/>
                <w:sz w:val="50"/>
                <w:szCs w:val="50"/>
              </w:rPr>
            </w:pPr>
            <w:r w:rsidRPr="008B1BEA">
              <w:rPr>
                <w:b/>
                <w:bCs/>
                <w:color w:val="00A7B0"/>
                <w:sz w:val="50"/>
                <w:szCs w:val="50"/>
              </w:rPr>
              <w:t xml:space="preserve">Total Financing </w:t>
            </w:r>
          </w:p>
          <w:p w14:paraId="3433D05C" w14:textId="1142BEFD" w:rsidR="001D1251" w:rsidRPr="00B5136B" w:rsidRDefault="000376D7" w:rsidP="008B1BEA">
            <w:r>
              <w:rPr>
                <w:b/>
                <w:bCs/>
                <w:sz w:val="70"/>
                <w:szCs w:val="70"/>
              </w:rPr>
              <w:t>TOTFIN</w:t>
            </w:r>
          </w:p>
        </w:tc>
        <w:tc>
          <w:tcPr>
            <w:tcW w:w="4649" w:type="dxa"/>
          </w:tcPr>
          <w:p w14:paraId="42CD3A61" w14:textId="7C86AA45" w:rsidR="001D1251" w:rsidRPr="008B1BEA" w:rsidRDefault="001D1251" w:rsidP="008B1BEA">
            <w:pPr>
              <w:rPr>
                <w:b/>
                <w:bCs/>
                <w:sz w:val="50"/>
                <w:szCs w:val="50"/>
              </w:rPr>
            </w:pPr>
            <w:r w:rsidRPr="008B1BEA">
              <w:rPr>
                <w:b/>
                <w:bCs/>
                <w:color w:val="00A7B0"/>
                <w:sz w:val="50"/>
                <w:szCs w:val="50"/>
              </w:rPr>
              <w:t># Bonds / Loans</w:t>
            </w:r>
          </w:p>
          <w:p w14:paraId="564576BA" w14:textId="13F14338" w:rsidR="001D1251" w:rsidRPr="00B5136B" w:rsidRDefault="000376D7" w:rsidP="008B1BEA">
            <w:r>
              <w:rPr>
                <w:b/>
                <w:bCs/>
                <w:sz w:val="70"/>
                <w:szCs w:val="70"/>
              </w:rPr>
              <w:t>NBFM</w:t>
            </w:r>
          </w:p>
        </w:tc>
        <w:tc>
          <w:tcPr>
            <w:tcW w:w="4650" w:type="dxa"/>
          </w:tcPr>
          <w:p w14:paraId="41E88F18" w14:textId="77777777" w:rsidR="001D1251" w:rsidRPr="008B1BEA" w:rsidRDefault="001D1251" w:rsidP="008B1BEA">
            <w:pPr>
              <w:rPr>
                <w:b/>
                <w:bCs/>
                <w:sz w:val="50"/>
                <w:szCs w:val="50"/>
              </w:rPr>
            </w:pPr>
            <w:r w:rsidRPr="008B1BEA">
              <w:rPr>
                <w:b/>
                <w:bCs/>
                <w:color w:val="00A7B0"/>
                <w:sz w:val="50"/>
                <w:szCs w:val="50"/>
              </w:rPr>
              <w:t># Countries</w:t>
            </w:r>
          </w:p>
          <w:p w14:paraId="11C6572D" w14:textId="2655D08F" w:rsidR="001D1251" w:rsidRPr="008B1BEA" w:rsidRDefault="000376D7" w:rsidP="008B1BEA">
            <w:pPr>
              <w:rPr>
                <w:b/>
                <w:bCs/>
                <w:sz w:val="70"/>
                <w:szCs w:val="70"/>
              </w:rPr>
            </w:pPr>
            <w:r>
              <w:rPr>
                <w:b/>
                <w:bCs/>
                <w:sz w:val="70"/>
                <w:szCs w:val="70"/>
              </w:rPr>
              <w:t>CFJG</w:t>
            </w:r>
          </w:p>
          <w:p w14:paraId="010B0975" w14:textId="77777777" w:rsidR="001D1251" w:rsidRDefault="001D1251" w:rsidP="008B1BEA">
            <w:pPr>
              <w:pStyle w:val="Heading1"/>
            </w:pPr>
          </w:p>
        </w:tc>
      </w:tr>
      <w:tr w:rsidR="001D1251" w14:paraId="626FBA55" w14:textId="77777777" w:rsidTr="008B1BEA">
        <w:trPr>
          <w:trHeight w:val="2401"/>
        </w:trPr>
        <w:tc>
          <w:tcPr>
            <w:tcW w:w="4649" w:type="dxa"/>
          </w:tcPr>
          <w:p w14:paraId="1E05C877" w14:textId="77777777" w:rsidR="001D1251" w:rsidRPr="008B1BEA" w:rsidRDefault="001D1251" w:rsidP="008B1BEA">
            <w:pPr>
              <w:rPr>
                <w:b/>
                <w:bCs/>
                <w:color w:val="00A7B0"/>
                <w:sz w:val="50"/>
                <w:szCs w:val="50"/>
              </w:rPr>
            </w:pPr>
            <w:r w:rsidRPr="008B1BEA">
              <w:rPr>
                <w:b/>
                <w:bCs/>
                <w:color w:val="00A7B0"/>
                <w:sz w:val="50"/>
                <w:szCs w:val="50"/>
              </w:rPr>
              <w:t># Projects</w:t>
            </w:r>
          </w:p>
          <w:p w14:paraId="7D18D814" w14:textId="676519BE" w:rsidR="001D1251" w:rsidRPr="00D244D7" w:rsidRDefault="002E2DD4" w:rsidP="008B3AFF">
            <w:pPr>
              <w:rPr>
                <w:sz w:val="70"/>
                <w:szCs w:val="70"/>
              </w:rPr>
            </w:pPr>
            <w:r>
              <w:rPr>
                <w:sz w:val="70"/>
                <w:szCs w:val="70"/>
              </w:rPr>
              <w:t>KJYG</w:t>
            </w:r>
          </w:p>
          <w:p w14:paraId="0FD60C82" w14:textId="0AF07D7B" w:rsidR="00D244D7" w:rsidRPr="00D244D7" w:rsidRDefault="00D244D7" w:rsidP="008B3AFF">
            <w:pPr>
              <w:rPr>
                <w:sz w:val="70"/>
                <w:szCs w:val="70"/>
              </w:rPr>
            </w:pPr>
          </w:p>
        </w:tc>
        <w:tc>
          <w:tcPr>
            <w:tcW w:w="4649" w:type="dxa"/>
          </w:tcPr>
          <w:p w14:paraId="21AA83BC" w14:textId="77777777" w:rsidR="001D1251" w:rsidRPr="008B1BEA" w:rsidRDefault="001D1251" w:rsidP="008B1BEA">
            <w:pPr>
              <w:rPr>
                <w:b/>
                <w:bCs/>
                <w:sz w:val="50"/>
                <w:szCs w:val="50"/>
              </w:rPr>
            </w:pPr>
            <w:r w:rsidRPr="008B1BEA">
              <w:rPr>
                <w:b/>
                <w:bCs/>
                <w:color w:val="00A7B0"/>
                <w:sz w:val="50"/>
                <w:szCs w:val="50"/>
              </w:rPr>
              <w:t xml:space="preserve">Allocation </w:t>
            </w:r>
          </w:p>
          <w:p w14:paraId="258C9917" w14:textId="3E64ECAC" w:rsidR="001D1251" w:rsidRPr="008B1BEA" w:rsidRDefault="00AE5D58" w:rsidP="008B1BEA">
            <w:pPr>
              <w:rPr>
                <w:b/>
                <w:bCs/>
                <w:sz w:val="70"/>
                <w:szCs w:val="70"/>
              </w:rPr>
            </w:pPr>
            <w:r>
              <w:rPr>
                <w:b/>
                <w:bCs/>
                <w:sz w:val="70"/>
                <w:szCs w:val="70"/>
              </w:rPr>
              <w:t>PCTL</w:t>
            </w:r>
          </w:p>
          <w:p w14:paraId="1DD9E05F" w14:textId="77777777" w:rsidR="001D1251" w:rsidRDefault="001D1251" w:rsidP="008B1BEA">
            <w:pPr>
              <w:pStyle w:val="Heading1"/>
            </w:pPr>
          </w:p>
        </w:tc>
        <w:tc>
          <w:tcPr>
            <w:tcW w:w="4650" w:type="dxa"/>
          </w:tcPr>
          <w:p w14:paraId="4A816E42" w14:textId="77777777" w:rsidR="001D1251" w:rsidRDefault="001D1251" w:rsidP="008B1BEA">
            <w:pPr>
              <w:pStyle w:val="Heading1"/>
            </w:pPr>
          </w:p>
        </w:tc>
      </w:tr>
    </w:tbl>
    <w:p w14:paraId="4578A71C" w14:textId="77777777" w:rsidR="00816490" w:rsidRDefault="00816490">
      <w:pPr>
        <w:spacing w:line="278" w:lineRule="auto"/>
        <w:ind w:right="0"/>
        <w:jc w:val="left"/>
        <w:rPr>
          <w:b/>
          <w:bCs/>
          <w:color w:val="00A7B0"/>
          <w:sz w:val="70"/>
          <w:szCs w:val="70"/>
        </w:rPr>
      </w:pPr>
      <w:r>
        <w:br w:type="page"/>
      </w:r>
    </w:p>
    <w:p w14:paraId="7541528C" w14:textId="3DAD894A" w:rsidR="005C4E60" w:rsidRPr="00041A80" w:rsidRDefault="005C4E60" w:rsidP="00041A80">
      <w:pPr>
        <w:pStyle w:val="Heading1"/>
      </w:pPr>
      <w:r w:rsidRPr="00A44A99">
        <w:lastRenderedPageBreak/>
        <w:t>Introduction</w:t>
      </w:r>
      <w:r w:rsidRPr="00374730">
        <w:t xml:space="preserve"> </w:t>
      </w:r>
      <w:r>
        <w:t>and</w:t>
      </w:r>
      <w:r w:rsidRPr="00374730">
        <w:t xml:space="preserve"> General Information </w:t>
      </w:r>
    </w:p>
    <w:p w14:paraId="1ABC5814" w14:textId="046423A4" w:rsidR="005C4E60" w:rsidRPr="002A20A9" w:rsidRDefault="005C4E60" w:rsidP="007937E7">
      <w:r w:rsidRPr="004B6082">
        <w:rPr>
          <w:rStyle w:val="StandardStyleChar"/>
        </w:rPr>
        <w:t xml:space="preserve">Impact Returns was commissioned </w:t>
      </w:r>
      <w:r w:rsidRPr="00651C32">
        <w:t xml:space="preserve">by </w:t>
      </w:r>
      <w:r w:rsidRPr="003D7A3D">
        <w:rPr>
          <w:b/>
          <w:bCs/>
          <w:color w:val="00A7B0"/>
        </w:rPr>
        <w:t>ISSUER</w:t>
      </w:r>
      <w:r w:rsidRPr="003D7A3D">
        <w:rPr>
          <w:color w:val="00A7B0"/>
        </w:rPr>
        <w:t xml:space="preserve"> </w:t>
      </w:r>
      <w:r w:rsidRPr="00651C32">
        <w:t>to calculate the environmental</w:t>
      </w:r>
      <w:r>
        <w:t xml:space="preserve"> and/or social</w:t>
      </w:r>
      <w:r w:rsidRPr="00651C32">
        <w:t xml:space="preserve"> impact of </w:t>
      </w:r>
      <w:r w:rsidRPr="003D7A3D">
        <w:rPr>
          <w:b/>
          <w:bCs/>
          <w:color w:val="00A7B0"/>
        </w:rPr>
        <w:t xml:space="preserve">ISSUER’s </w:t>
      </w:r>
      <w:r w:rsidR="00604C28">
        <w:rPr>
          <w:b/>
          <w:bCs/>
          <w:color w:val="00A7B0"/>
        </w:rPr>
        <w:t>FRMWLAB</w:t>
      </w:r>
      <w:r w:rsidRPr="00651C32">
        <w:t xml:space="preserve"> </w:t>
      </w:r>
      <w:r w:rsidRPr="002C2BE9">
        <w:t>portfolio</w:t>
      </w:r>
      <w:r w:rsidRPr="00651C32">
        <w:t xml:space="preserve">. </w:t>
      </w:r>
      <w:r>
        <w:t>Through direct engagement</w:t>
      </w:r>
      <w:r w:rsidRPr="007937E7">
        <w:t>, based on data</w:t>
      </w:r>
      <w:r>
        <w:t xml:space="preserve"> provided by ISSUER, and in combination with research and propriety models, Impact Returns has estimated the impact of the projects in line with </w:t>
      </w:r>
      <w:r w:rsidRPr="003D7A3D">
        <w:rPr>
          <w:b/>
          <w:bCs/>
          <w:color w:val="00A7B0"/>
        </w:rPr>
        <w:t>ICMA’s Harmonised Framework for Impact Reporting.</w:t>
      </w:r>
      <w:r>
        <w:rPr>
          <w:b/>
          <w:bCs/>
          <w:color w:val="00A7B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right w:w="454" w:type="dxa"/>
        </w:tblCellMar>
        <w:tblLook w:val="04A0" w:firstRow="1" w:lastRow="0" w:firstColumn="1" w:lastColumn="0" w:noHBand="0" w:noVBand="1"/>
      </w:tblPr>
      <w:tblGrid>
        <w:gridCol w:w="9923"/>
        <w:gridCol w:w="4035"/>
      </w:tblGrid>
      <w:tr w:rsidR="002A20A9" w14:paraId="6A77737C" w14:textId="77777777" w:rsidTr="00E8163A">
        <w:trPr>
          <w:cantSplit/>
          <w:trHeight w:val="2268"/>
        </w:trPr>
        <w:tc>
          <w:tcPr>
            <w:tcW w:w="9923" w:type="dxa"/>
            <w:shd w:val="pct12" w:color="auto" w:fill="auto"/>
          </w:tcPr>
          <w:p w14:paraId="75825AA9" w14:textId="5E561227" w:rsidR="002A20A9" w:rsidRPr="0086217B" w:rsidRDefault="002A20A9" w:rsidP="007937E7">
            <w:pPr>
              <w:pStyle w:val="HeaderStyle"/>
            </w:pPr>
            <w:r w:rsidRPr="0086217B">
              <w:t>Description</w:t>
            </w:r>
          </w:p>
          <w:p w14:paraId="6A42C37F" w14:textId="214131CE" w:rsidR="001B6F32" w:rsidRPr="00420AAB" w:rsidRDefault="002A20A9" w:rsidP="007937E7">
            <w:r>
              <w:t>PROFS</w:t>
            </w:r>
          </w:p>
        </w:tc>
        <w:tc>
          <w:tcPr>
            <w:tcW w:w="4035" w:type="dxa"/>
            <w:tcMar>
              <w:left w:w="340" w:type="dxa"/>
            </w:tcMar>
            <w:vAlign w:val="center"/>
          </w:tcPr>
          <w:p w14:paraId="5E1049A9" w14:textId="2F4CA55B" w:rsidR="002A20A9" w:rsidRPr="00CB6F0D" w:rsidRDefault="002A20A9" w:rsidP="007937E7">
            <w:r w:rsidRPr="00CB6F0D">
              <w:t>Project Leader</w:t>
            </w:r>
          </w:p>
          <w:p w14:paraId="31E6B262" w14:textId="77777777" w:rsidR="002A20A9" w:rsidRPr="00CB6F0D" w:rsidRDefault="002A20A9" w:rsidP="007937E7">
            <w:r w:rsidRPr="00CB6F0D">
              <w:t>Simon Vacklan</w:t>
            </w:r>
          </w:p>
          <w:p w14:paraId="7A563935" w14:textId="77777777" w:rsidR="002A20A9" w:rsidRPr="00CB6F0D" w:rsidRDefault="002A20A9" w:rsidP="007937E7">
            <w:r w:rsidRPr="00CB6F0D">
              <w:t>Head of Methodology</w:t>
            </w:r>
          </w:p>
          <w:p w14:paraId="1E52D30E" w14:textId="547FDF27" w:rsidR="002A20A9" w:rsidRDefault="00041A80" w:rsidP="007937E7">
            <w:pPr>
              <w:rPr>
                <w:b/>
                <w:bCs/>
                <w:color w:val="00A7B0"/>
                <w:sz w:val="70"/>
                <w:szCs w:val="70"/>
              </w:rPr>
            </w:pPr>
            <w:hyperlink r:id="rId13" w:history="1">
              <w:r w:rsidRPr="00FA073E">
                <w:rPr>
                  <w:rStyle w:val="Hyperlink"/>
                </w:rPr>
                <w:t>s.vackl</w:t>
              </w:r>
              <w:r w:rsidR="00F318C1">
                <w:rPr>
                  <w:rStyle w:val="Hyperlink"/>
                </w:rPr>
                <w:t>e</w:t>
              </w:r>
              <w:r w:rsidRPr="00FA073E">
                <w:rPr>
                  <w:rStyle w:val="Hyperlink"/>
                </w:rPr>
                <w:t>n@impactreturns.com</w:t>
              </w:r>
            </w:hyperlink>
          </w:p>
        </w:tc>
      </w:tr>
      <w:tr w:rsidR="002A20A9" w14:paraId="392EAD36" w14:textId="77777777" w:rsidTr="00E8163A">
        <w:trPr>
          <w:cantSplit/>
        </w:trPr>
        <w:tc>
          <w:tcPr>
            <w:tcW w:w="9923" w:type="dxa"/>
          </w:tcPr>
          <w:tbl>
            <w:tblPr>
              <w:tblStyle w:val="TableGrid"/>
              <w:tblpPr w:leftFromText="180" w:rightFromText="180" w:vertAnchor="text" w:horzAnchor="margin" w:tblpY="98"/>
              <w:tblW w:w="10485" w:type="dxa"/>
              <w:tblLayout w:type="fixed"/>
              <w:tblLook w:val="04A0" w:firstRow="1" w:lastRow="0" w:firstColumn="1" w:lastColumn="0" w:noHBand="0" w:noVBand="1"/>
            </w:tblPr>
            <w:tblGrid>
              <w:gridCol w:w="3324"/>
              <w:gridCol w:w="7161"/>
            </w:tblGrid>
            <w:tr w:rsidR="002A20A9" w:rsidRPr="00BC4A38" w14:paraId="4A535640" w14:textId="77777777" w:rsidTr="00E8163A">
              <w:trPr>
                <w:trHeight w:val="402"/>
              </w:trPr>
              <w:tc>
                <w:tcPr>
                  <w:tcW w:w="3324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12" w:space="0" w:color="808080"/>
                    <w:right w:val="single" w:sz="4" w:space="0" w:color="FFFFFF" w:themeColor="background1"/>
                  </w:tcBorders>
                  <w:vAlign w:val="center"/>
                </w:tcPr>
                <w:p w14:paraId="6350B804" w14:textId="77777777" w:rsidR="002A20A9" w:rsidRPr="00BC4A38" w:rsidRDefault="002A20A9" w:rsidP="007937E7">
                  <w:r w:rsidRPr="00BC4A38">
                    <w:t>General Information</w:t>
                  </w:r>
                </w:p>
              </w:tc>
              <w:tc>
                <w:tcPr>
                  <w:tcW w:w="7161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12" w:space="0" w:color="808080"/>
                    <w:right w:val="single" w:sz="4" w:space="0" w:color="FFFFFF" w:themeColor="background1"/>
                  </w:tcBorders>
                  <w:vAlign w:val="center"/>
                </w:tcPr>
                <w:p w14:paraId="2AB05901" w14:textId="77777777" w:rsidR="002A20A9" w:rsidRPr="00BC4A38" w:rsidRDefault="002A20A9" w:rsidP="007937E7">
                  <w:r w:rsidRPr="00BC4A38">
                    <w:t>Description</w:t>
                  </w:r>
                </w:p>
              </w:tc>
            </w:tr>
            <w:tr w:rsidR="002A20A9" w:rsidRPr="00BC4A38" w14:paraId="3C66E888" w14:textId="77777777" w:rsidTr="00E8163A">
              <w:trPr>
                <w:trHeight w:val="402"/>
              </w:trPr>
              <w:tc>
                <w:tcPr>
                  <w:tcW w:w="3324" w:type="dxa"/>
                  <w:tcBorders>
                    <w:top w:val="single" w:sz="12" w:space="0" w:color="808080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7A20BBC0" w14:textId="57471DFB" w:rsidR="002A20A9" w:rsidRPr="00BC4A38" w:rsidRDefault="002A20A9" w:rsidP="007937E7">
                  <w:r w:rsidRPr="00BC4A38">
                    <w:t>Legal Name</w:t>
                  </w:r>
                </w:p>
              </w:tc>
              <w:tc>
                <w:tcPr>
                  <w:tcW w:w="7161" w:type="dxa"/>
                  <w:tcBorders>
                    <w:top w:val="single" w:sz="12" w:space="0" w:color="808080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54CFA12C" w14:textId="1A51332E" w:rsidR="002A20A9" w:rsidRPr="00BC4A38" w:rsidRDefault="002A20A9" w:rsidP="007937E7">
                  <w:r w:rsidRPr="00BC4A38">
                    <w:t>ISS_LEG_NAME</w:t>
                  </w:r>
                </w:p>
              </w:tc>
            </w:tr>
            <w:tr w:rsidR="002A20A9" w:rsidRPr="00BC4A38" w14:paraId="15A36CB1" w14:textId="77777777" w:rsidTr="00E8163A">
              <w:trPr>
                <w:trHeight w:val="382"/>
              </w:trPr>
              <w:tc>
                <w:tcPr>
                  <w:tcW w:w="3324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52F37130" w14:textId="36BBA21E" w:rsidR="002A20A9" w:rsidRPr="00BC4A38" w:rsidRDefault="002A20A9" w:rsidP="007937E7">
                  <w:r w:rsidRPr="00BC4A38">
                    <w:t>Legal Identifier</w:t>
                  </w:r>
                </w:p>
              </w:tc>
              <w:tc>
                <w:tcPr>
                  <w:tcW w:w="7161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604A18B9" w14:textId="3825312C" w:rsidR="002A20A9" w:rsidRPr="00BC4A38" w:rsidRDefault="002A20A9" w:rsidP="007937E7">
                  <w:r w:rsidRPr="00BC4A38">
                    <w:t>LEI</w:t>
                  </w:r>
                </w:p>
              </w:tc>
            </w:tr>
            <w:tr w:rsidR="002A20A9" w:rsidRPr="00BC4A38" w14:paraId="08BBBDE1" w14:textId="77777777" w:rsidTr="00E8163A">
              <w:trPr>
                <w:trHeight w:val="402"/>
              </w:trPr>
              <w:tc>
                <w:tcPr>
                  <w:tcW w:w="3324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398D82F7" w14:textId="590BDA1E" w:rsidR="002A20A9" w:rsidRPr="00BC4A38" w:rsidRDefault="002A20A9" w:rsidP="007937E7">
                  <w:r w:rsidRPr="00BC4A38">
                    <w:t>Website</w:t>
                  </w:r>
                </w:p>
              </w:tc>
              <w:tc>
                <w:tcPr>
                  <w:tcW w:w="7161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04E60E35" w14:textId="1AF8FD72" w:rsidR="002A20A9" w:rsidRPr="00BC4A38" w:rsidRDefault="002A20A9" w:rsidP="007937E7">
                  <w:r w:rsidRPr="00BC4A38">
                    <w:t>CONTWEB</w:t>
                  </w:r>
                </w:p>
              </w:tc>
            </w:tr>
            <w:tr w:rsidR="002A20A9" w:rsidRPr="00BC4A38" w14:paraId="626021C4" w14:textId="77777777" w:rsidTr="00E8163A">
              <w:trPr>
                <w:trHeight w:val="402"/>
              </w:trPr>
              <w:tc>
                <w:tcPr>
                  <w:tcW w:w="3324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2570242D" w14:textId="77777777" w:rsidR="002A20A9" w:rsidRPr="00BC4A38" w:rsidRDefault="002A20A9" w:rsidP="007937E7">
                  <w:r w:rsidRPr="00BC4A38">
                    <w:t>Report Date</w:t>
                  </w:r>
                </w:p>
              </w:tc>
              <w:tc>
                <w:tcPr>
                  <w:tcW w:w="7161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5A28981B" w14:textId="77777777" w:rsidR="002A20A9" w:rsidRPr="00BC4A38" w:rsidRDefault="002A20A9" w:rsidP="007937E7">
                  <w:r w:rsidRPr="00A45418">
                    <w:t>REPDATE</w:t>
                  </w:r>
                </w:p>
              </w:tc>
            </w:tr>
            <w:tr w:rsidR="002A20A9" w:rsidRPr="00BC4A38" w14:paraId="466EBAFF" w14:textId="77777777" w:rsidTr="00A629A3">
              <w:trPr>
                <w:trHeight w:val="402"/>
              </w:trPr>
              <w:tc>
                <w:tcPr>
                  <w:tcW w:w="3324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1CFC53DE" w14:textId="77777777" w:rsidR="002A20A9" w:rsidRPr="00BC4A38" w:rsidRDefault="002A20A9" w:rsidP="007937E7">
                  <w:r w:rsidRPr="00BC4A38">
                    <w:t>Report Currency</w:t>
                  </w:r>
                </w:p>
              </w:tc>
              <w:tc>
                <w:tcPr>
                  <w:tcW w:w="7161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172A2233" w14:textId="7B5F8833" w:rsidR="002A20A9" w:rsidRPr="00BC4A38" w:rsidRDefault="002A20A9" w:rsidP="007937E7">
                  <w:r w:rsidRPr="00BC4A38">
                    <w:t>CURRENCY</w:t>
                  </w:r>
                </w:p>
              </w:tc>
            </w:tr>
            <w:tr w:rsidR="00B37E4C" w:rsidRPr="00BC4A38" w14:paraId="3BD46F5C" w14:textId="77777777" w:rsidTr="00A629A3">
              <w:trPr>
                <w:trHeight w:val="402"/>
              </w:trPr>
              <w:tc>
                <w:tcPr>
                  <w:tcW w:w="3324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760D696D" w14:textId="3497ED86" w:rsidR="00B37E4C" w:rsidRPr="00BC4A38" w:rsidRDefault="00B37E4C" w:rsidP="00B37E4C">
                  <w:r w:rsidRPr="00B37E4C">
                    <w:t>External Reviewer</w:t>
                  </w:r>
                </w:p>
              </w:tc>
              <w:tc>
                <w:tcPr>
                  <w:tcW w:w="7161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D9D9D9"/>
                    <w:right w:val="single" w:sz="4" w:space="0" w:color="FFFFFF" w:themeColor="background1"/>
                  </w:tcBorders>
                  <w:vAlign w:val="center"/>
                </w:tcPr>
                <w:p w14:paraId="7B926FB5" w14:textId="02B9F91A" w:rsidR="00B37E4C" w:rsidRPr="00BC4A38" w:rsidRDefault="00F15515" w:rsidP="00B37E4C">
                  <w:r w:rsidRPr="00F15515">
                    <w:t>EXTREV</w:t>
                  </w:r>
                </w:p>
              </w:tc>
            </w:tr>
            <w:tr w:rsidR="00B37E4C" w:rsidRPr="00BC4A38" w14:paraId="107099AF" w14:textId="77777777" w:rsidTr="00E8163A">
              <w:trPr>
                <w:trHeight w:val="402"/>
              </w:trPr>
              <w:tc>
                <w:tcPr>
                  <w:tcW w:w="3324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808080"/>
                    <w:right w:val="single" w:sz="4" w:space="0" w:color="FFFFFF" w:themeColor="background1"/>
                  </w:tcBorders>
                  <w:vAlign w:val="center"/>
                </w:tcPr>
                <w:p w14:paraId="0709428C" w14:textId="437FFF47" w:rsidR="00B37E4C" w:rsidRPr="00BC4A38" w:rsidRDefault="00B37E4C" w:rsidP="00B37E4C">
                  <w:r w:rsidRPr="00B37E4C">
                    <w:t>Date of External Review</w:t>
                  </w:r>
                </w:p>
              </w:tc>
              <w:tc>
                <w:tcPr>
                  <w:tcW w:w="7161" w:type="dxa"/>
                  <w:tcBorders>
                    <w:top w:val="single" w:sz="12" w:space="0" w:color="D9D9D9"/>
                    <w:left w:val="single" w:sz="4" w:space="0" w:color="FFFFFF" w:themeColor="background1"/>
                    <w:bottom w:val="single" w:sz="12" w:space="0" w:color="808080"/>
                    <w:right w:val="single" w:sz="4" w:space="0" w:color="FFFFFF" w:themeColor="background1"/>
                  </w:tcBorders>
                  <w:vAlign w:val="center"/>
                </w:tcPr>
                <w:p w14:paraId="094AAA36" w14:textId="0D2AB08E" w:rsidR="00B37E4C" w:rsidRPr="00BC4A38" w:rsidRDefault="00034693" w:rsidP="00B37E4C">
                  <w:r w:rsidRPr="00034693">
                    <w:t>EXTDATE</w:t>
                  </w:r>
                </w:p>
              </w:tc>
            </w:tr>
          </w:tbl>
          <w:p w14:paraId="03964D1E" w14:textId="77777777" w:rsidR="002A20A9" w:rsidRDefault="002A20A9" w:rsidP="007937E7"/>
        </w:tc>
        <w:tc>
          <w:tcPr>
            <w:tcW w:w="4035" w:type="dxa"/>
            <w:tcMar>
              <w:left w:w="340" w:type="dxa"/>
            </w:tcMar>
          </w:tcPr>
          <w:p w14:paraId="5FD113FB" w14:textId="77777777" w:rsidR="002A20A9" w:rsidRPr="000C62B4" w:rsidRDefault="002A20A9" w:rsidP="007937E7">
            <w:r w:rsidRPr="000C62B4">
              <w:t>Disclaimer</w:t>
            </w:r>
          </w:p>
          <w:p w14:paraId="38192F0C" w14:textId="72F86164" w:rsidR="002A20A9" w:rsidRDefault="002A20A9" w:rsidP="007937E7">
            <w:pPr>
              <w:rPr>
                <w:b/>
                <w:bCs/>
                <w:color w:val="00A7B0"/>
                <w:sz w:val="70"/>
                <w:szCs w:val="70"/>
              </w:rPr>
            </w:pPr>
            <w:r w:rsidRPr="002A20A9">
              <w:t>This report is solely for the use of ISSUER. No part may be shared, quoted or reproduced for distribution to third parties without prior consent.</w:t>
            </w:r>
          </w:p>
        </w:tc>
      </w:tr>
    </w:tbl>
    <w:p w14:paraId="5966F9ED" w14:textId="77777777" w:rsidR="000F1463" w:rsidRDefault="000F1463" w:rsidP="007937E7">
      <w:r>
        <w:br w:type="page"/>
      </w:r>
    </w:p>
    <w:p w14:paraId="25902AC5" w14:textId="5161B50A" w:rsidR="003745CD" w:rsidRPr="00F62AF1" w:rsidRDefault="00EB5096" w:rsidP="006975B9">
      <w:pPr>
        <w:pStyle w:val="Heading1"/>
      </w:pPr>
      <w:r>
        <w:lastRenderedPageBreak/>
        <w:t xml:space="preserve">Bonds, </w:t>
      </w:r>
      <w:r w:rsidR="004C0D8E">
        <w:t>L</w:t>
      </w:r>
      <w:r>
        <w:t xml:space="preserve">oans and </w:t>
      </w:r>
      <w:r w:rsidR="004C0D8E">
        <w:t>F</w:t>
      </w:r>
      <w:r>
        <w:t xml:space="preserve">inancial </w:t>
      </w:r>
      <w:r w:rsidR="004C0D8E">
        <w:t>I</w:t>
      </w:r>
      <w:r>
        <w:t>nstruments</w:t>
      </w:r>
      <w:r w:rsidR="006975B9">
        <w:t xml:space="preserve"> </w:t>
      </w:r>
      <w:r w:rsidR="00BC4A38" w:rsidRPr="00A142CD">
        <w:rPr>
          <w:color w:val="EE0000"/>
          <w:sz w:val="36"/>
          <w:szCs w:val="36"/>
        </w:rPr>
        <w:t>TTPH</w:t>
      </w:r>
    </w:p>
    <w:p w14:paraId="2C790BAD" w14:textId="77777777" w:rsidR="00F41A7E" w:rsidRDefault="00F41A7E" w:rsidP="007937E7">
      <w:pPr>
        <w:rPr>
          <w:color w:val="00A7B0"/>
          <w:sz w:val="70"/>
          <w:szCs w:val="70"/>
        </w:rPr>
      </w:pPr>
      <w:r>
        <w:br w:type="page"/>
      </w:r>
    </w:p>
    <w:p w14:paraId="0C82C6B3" w14:textId="57FD537F" w:rsidR="00B80A60" w:rsidRPr="00C32D46" w:rsidRDefault="00B80A60" w:rsidP="007937E7">
      <w:pPr>
        <w:pStyle w:val="Heading1"/>
      </w:pPr>
      <w:r>
        <w:lastRenderedPageBreak/>
        <w:t>Allocation and Impact</w:t>
      </w:r>
    </w:p>
    <w:p w14:paraId="7E9E5F80" w14:textId="7608F3D2" w:rsidR="0043132A" w:rsidRDefault="00BC4A38" w:rsidP="007937E7">
      <w:pPr>
        <w:pStyle w:val="HeadingStyle2"/>
      </w:pPr>
      <w:r>
        <w:t>Allocation</w:t>
      </w:r>
      <w:r w:rsidR="009F765B">
        <w:t xml:space="preserve"> of Proceeds</w:t>
      </w:r>
    </w:p>
    <w:p w14:paraId="165B1743" w14:textId="6D3CB014" w:rsidR="008E5AA3" w:rsidRDefault="008E7EEB" w:rsidP="00A142CD">
      <w:r w:rsidRPr="006077F8">
        <w:t xml:space="preserve">This is the allocated amount, split by </w:t>
      </w:r>
      <w:r w:rsidR="008F7741" w:rsidRPr="006077F8">
        <w:t>category</w:t>
      </w:r>
      <w:r w:rsidRPr="006077F8">
        <w:t xml:space="preserve"> if multiple</w:t>
      </w:r>
      <w:r w:rsidR="000B1309" w:rsidRPr="006077F8">
        <w:t xml:space="preserve"> categories are used.</w:t>
      </w:r>
      <w:r w:rsidR="00A142CD">
        <w:t xml:space="preserve"> </w:t>
      </w:r>
      <w:r w:rsidR="00263EA6" w:rsidRPr="00A142CD">
        <w:rPr>
          <w:color w:val="EE0000"/>
        </w:rPr>
        <w:t>EXPTAB</w:t>
      </w:r>
    </w:p>
    <w:p w14:paraId="5E3C6475" w14:textId="77777777" w:rsidR="009F6124" w:rsidRDefault="009F6124" w:rsidP="007937E7">
      <w:r>
        <w:br w:type="page"/>
      </w:r>
    </w:p>
    <w:p w14:paraId="45326D08" w14:textId="0BE7FF5E" w:rsidR="00B80A60" w:rsidRDefault="009F765B" w:rsidP="007937E7">
      <w:pPr>
        <w:pStyle w:val="HeadingStyle2"/>
      </w:pPr>
      <w:r>
        <w:lastRenderedPageBreak/>
        <w:t>Impact of Proceeds</w:t>
      </w:r>
    </w:p>
    <w:p w14:paraId="74AACDFD" w14:textId="77777777" w:rsidR="007005A0" w:rsidRDefault="00A0520E" w:rsidP="004C634D">
      <w:pPr>
        <w:jc w:val="left"/>
        <w:rPr>
          <w:color w:val="EE0000"/>
        </w:rPr>
      </w:pPr>
      <w:r w:rsidRPr="007D28E5">
        <w:t>The table(s) here contain</w:t>
      </w:r>
      <w:r w:rsidR="004E1B0E" w:rsidRPr="007D28E5">
        <w:t>s</w:t>
      </w:r>
      <w:r w:rsidRPr="007D28E5">
        <w:t xml:space="preserve"> </w:t>
      </w:r>
      <w:r w:rsidR="004E1B0E" w:rsidRPr="007D28E5">
        <w:t>project-level</w:t>
      </w:r>
      <w:r w:rsidR="00C9382B" w:rsidRPr="007D28E5">
        <w:t xml:space="preserve"> data.</w:t>
      </w:r>
      <w:r w:rsidR="00D868B0" w:rsidRPr="007D28E5">
        <w:t xml:space="preserve"> </w:t>
      </w:r>
      <w:r w:rsidR="00EB164E" w:rsidRPr="007D28E5">
        <w:t>An important note here is</w:t>
      </w:r>
      <w:r w:rsidR="00E15471" w:rsidRPr="007D28E5">
        <w:t xml:space="preserve"> that </w:t>
      </w:r>
      <w:r w:rsidR="008A5948" w:rsidRPr="007D28E5">
        <w:t xml:space="preserve">the </w:t>
      </w:r>
      <w:r w:rsidR="00E15471" w:rsidRPr="007D28E5">
        <w:t xml:space="preserve">technical data regards data on the entire project, while the impact data regards the financed share of the impact, </w:t>
      </w:r>
      <w:r w:rsidR="001A31CE" w:rsidRPr="007D28E5">
        <w:t xml:space="preserve">or the impact that can fairly be attributed </w:t>
      </w:r>
      <w:proofErr w:type="gramStart"/>
      <w:r w:rsidR="001A31CE" w:rsidRPr="007D28E5">
        <w:t>as a result of</w:t>
      </w:r>
      <w:proofErr w:type="gramEnd"/>
      <w:r w:rsidR="001A31CE" w:rsidRPr="007D28E5">
        <w:t xml:space="preserve"> the project</w:t>
      </w:r>
      <w:r w:rsidR="001A31CE">
        <w:t>.</w:t>
      </w:r>
      <w:r w:rsidR="0004621C">
        <w:t xml:space="preserve"> All impact is estimated on an annual basis.</w:t>
      </w:r>
      <w:r w:rsidR="00C233A6">
        <w:t xml:space="preserve"> </w:t>
      </w:r>
      <w:r w:rsidR="00D34E49">
        <w:t xml:space="preserve"> </w:t>
      </w:r>
      <w:r w:rsidR="00CC15E5" w:rsidRPr="00A142CD">
        <w:rPr>
          <w:color w:val="EE0000"/>
        </w:rPr>
        <w:t>TABLE_PLACEHOLDER</w:t>
      </w:r>
    </w:p>
    <w:p w14:paraId="069940E4" w14:textId="698028D1" w:rsidR="00C32D46" w:rsidRDefault="00C32D46" w:rsidP="004C634D">
      <w:pPr>
        <w:jc w:val="left"/>
      </w:pPr>
      <w:r>
        <w:br w:type="page"/>
      </w:r>
    </w:p>
    <w:p w14:paraId="3277966D" w14:textId="59035F17" w:rsidR="00B139D7" w:rsidRDefault="00E93239" w:rsidP="0048687A">
      <w:pPr>
        <w:pStyle w:val="Heading1"/>
        <w:jc w:val="left"/>
      </w:pPr>
      <w:r>
        <w:lastRenderedPageBreak/>
        <w:fldChar w:fldCharType="begin"/>
      </w:r>
      <w:r w:rsidR="00324405">
        <w:instrText xml:space="preserve"> INCLUDEPICTURE "https://d.docs.live.net/Users/sofiafalk/Library/Group%20Containers/UBF8T346G9.ms/WebArchiveCopyPasteTempFiles/com.microsoft.Word/E_SDG-goals_icons-individual-rgb-13.png" \* MERGEFORMAT </w:instrText>
      </w:r>
      <w:r>
        <w:fldChar w:fldCharType="separate"/>
      </w:r>
      <w:r>
        <w:fldChar w:fldCharType="end"/>
      </w:r>
      <w:r w:rsidR="00136B8A">
        <w:t>Annex</w:t>
      </w:r>
      <w:r w:rsidR="00246015">
        <w:t xml:space="preserve"> I</w:t>
      </w:r>
      <w:r w:rsidR="00136B8A">
        <w:t xml:space="preserve">: </w:t>
      </w:r>
      <w:r w:rsidR="004F473F">
        <w:t>Methodology &amp; Assumptions</w:t>
      </w:r>
    </w:p>
    <w:p w14:paraId="30D2AC77" w14:textId="77777777" w:rsidR="00B139D7" w:rsidRDefault="00B139D7" w:rsidP="00B139D7">
      <w:pPr>
        <w:pStyle w:val="HeaderStyle"/>
        <w:spacing w:after="240" w:line="276" w:lineRule="auto"/>
        <w:ind w:right="3754"/>
      </w:pPr>
      <w:r>
        <w:t>Scope of Work and Limitations</w:t>
      </w:r>
    </w:p>
    <w:p w14:paraId="64182FD3" w14:textId="65760FDB" w:rsidR="00FA7E2D" w:rsidRPr="0048687A" w:rsidRDefault="00B139D7" w:rsidP="00E557DF">
      <w:pPr>
        <w:spacing w:after="240" w:line="276" w:lineRule="auto"/>
        <w:ind w:right="68"/>
        <w:rPr>
          <w:color w:val="EE0000"/>
          <w:sz w:val="4"/>
          <w:szCs w:val="4"/>
        </w:rPr>
      </w:pPr>
      <w:r w:rsidRPr="008C33D2">
        <w:rPr>
          <w:sz w:val="18"/>
          <w:szCs w:val="18"/>
        </w:rPr>
        <w:t xml:space="preserve">As part of this engagement, Impact Return exchanged information with </w:t>
      </w:r>
      <w:r w:rsidR="00E557DF" w:rsidRPr="001E0BEC">
        <w:rPr>
          <w:color w:val="00A7B0"/>
          <w:sz w:val="18"/>
          <w:szCs w:val="18"/>
        </w:rPr>
        <w:t>ISSUER</w:t>
      </w:r>
      <w:r w:rsidRPr="00A1493A">
        <w:rPr>
          <w:color w:val="00A7B0"/>
          <w:sz w:val="18"/>
          <w:szCs w:val="18"/>
        </w:rPr>
        <w:t>’s</w:t>
      </w:r>
      <w:r w:rsidRPr="005F2EBE">
        <w:rPr>
          <w:color w:val="EE0000"/>
          <w:sz w:val="18"/>
          <w:szCs w:val="18"/>
        </w:rPr>
        <w:t xml:space="preserve"> </w:t>
      </w:r>
      <w:r w:rsidRPr="008C33D2">
        <w:rPr>
          <w:sz w:val="18"/>
          <w:szCs w:val="18"/>
        </w:rPr>
        <w:t xml:space="preserve">representatives to assess the sustainability of its impact projects. </w:t>
      </w:r>
      <w:r w:rsidR="00A1493A" w:rsidRPr="00A1493A">
        <w:rPr>
          <w:color w:val="00A7B0"/>
          <w:sz w:val="18"/>
          <w:szCs w:val="18"/>
        </w:rPr>
        <w:t>ISSUER</w:t>
      </w:r>
      <w:r w:rsidRPr="008C33D2">
        <w:rPr>
          <w:sz w:val="18"/>
          <w:szCs w:val="18"/>
        </w:rPr>
        <w:t xml:space="preserve"> confirmed that it is solely responsible for the completeness, accuracy, and timeliness of the information provided, that all relevant information was shared, and that any material information was disclosed in a timely manner. Impact Return also reviewed relevant public and non-public information.</w:t>
      </w:r>
      <w:r w:rsidR="00E557DF" w:rsidRPr="008C33D2">
        <w:rPr>
          <w:sz w:val="18"/>
          <w:szCs w:val="18"/>
        </w:rPr>
        <w:t xml:space="preserve"> </w:t>
      </w:r>
      <w:r w:rsidR="00123091" w:rsidRPr="0048687A">
        <w:rPr>
          <w:color w:val="EE0000"/>
        </w:rPr>
        <w:t>METHODOLOGY_PLACEHOLDER</w:t>
      </w:r>
    </w:p>
    <w:p w14:paraId="651C1B62" w14:textId="7BBDE4A0" w:rsidR="00246015" w:rsidRPr="00F122C7" w:rsidRDefault="00246015" w:rsidP="008F08DD">
      <w:pPr>
        <w:pStyle w:val="ListBullet"/>
      </w:pPr>
      <w:r w:rsidRPr="00841D90">
        <w:br w:type="page"/>
      </w:r>
      <w:r w:rsidR="000C71BC">
        <w:lastRenderedPageBreak/>
        <w:t>No methodology, this information was provided directly by “Simple Corporation</w:t>
      </w:r>
    </w:p>
    <w:p w14:paraId="15C92EA5" w14:textId="5789A098" w:rsidR="00246015" w:rsidRDefault="00246015" w:rsidP="007937E7">
      <w:pPr>
        <w:pStyle w:val="Heading1"/>
      </w:pPr>
      <w:r>
        <w:t>Annex II: Impact Analytics</w:t>
      </w:r>
    </w:p>
    <w:p w14:paraId="2D905A23" w14:textId="257EDAEA" w:rsidR="001B7AFD" w:rsidRPr="007D28E5" w:rsidRDefault="00246015" w:rsidP="00041A80">
      <w:pPr>
        <w:sectPr w:rsidR="001B7AFD" w:rsidRPr="007D28E5" w:rsidSect="00374730">
          <w:footerReference w:type="default" r:id="rId14"/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7D28E5">
        <w:t>This section compares the magnitude of the impact achieved with the corresponding investment, highlighting the cost-effectiveness of different projects and categories. The charts visualize this relationship—projects that generate a large share of impact with a relatively small share of allocated funding demonstrate particularly high cost-effectiveness.</w:t>
      </w:r>
    </w:p>
    <w:p w14:paraId="53B566CF" w14:textId="00894016" w:rsidR="00B45D43" w:rsidRPr="005D5EDE" w:rsidRDefault="00C37140" w:rsidP="0013257E">
      <w:r w:rsidRPr="005D5EDE">
        <w:t>SOZWE</w:t>
      </w:r>
    </w:p>
    <w:p w14:paraId="24F3905E" w14:textId="77777777" w:rsidR="001B7AFD" w:rsidRDefault="001B7AFD" w:rsidP="0013257E"/>
    <w:p w14:paraId="0F93B94A" w14:textId="77777777" w:rsidR="00001E4A" w:rsidRDefault="00001E4A" w:rsidP="0013257E"/>
    <w:p w14:paraId="15DEB0C8" w14:textId="6132BD73" w:rsidR="001B7AFD" w:rsidRPr="00503E82" w:rsidRDefault="00CB6A54" w:rsidP="0013257E">
      <w:pPr>
        <w:sectPr w:rsidR="001B7AFD" w:rsidRPr="00503E82" w:rsidSect="001B7AFD">
          <w:type w:val="continuous"/>
          <w:pgSz w:w="16838" w:h="11906" w:orient="landscape"/>
          <w:pgMar w:top="1440" w:right="1440" w:bottom="1440" w:left="1440" w:header="708" w:footer="708" w:gutter="0"/>
          <w:cols w:num="2" w:space="708"/>
          <w:docGrid w:linePitch="360"/>
        </w:sectPr>
      </w:pPr>
      <w:r w:rsidRPr="00503E82">
        <w:t>ANX_TXT</w:t>
      </w:r>
    </w:p>
    <w:p w14:paraId="1F7876C9" w14:textId="534135AD" w:rsidR="003169D9" w:rsidRDefault="003169D9" w:rsidP="0013257E">
      <w:r>
        <w:br w:type="page"/>
      </w:r>
    </w:p>
    <w:p w14:paraId="517F029D" w14:textId="77777777" w:rsidR="003169D9" w:rsidRDefault="003169D9" w:rsidP="0013257E"/>
    <w:p w14:paraId="4F417998" w14:textId="77777777" w:rsidR="00246015" w:rsidRDefault="00246015" w:rsidP="0013257E"/>
    <w:p w14:paraId="17647D7B" w14:textId="2EB10EBA" w:rsidR="00246015" w:rsidRDefault="00246015" w:rsidP="0013257E">
      <w:r w:rsidRPr="00503E82">
        <w:t>For a more granular view, that table shows the impact for all the projects or categories.</w:t>
      </w:r>
      <w:r w:rsidR="00C233A6">
        <w:t xml:space="preserve"> </w:t>
      </w:r>
      <w:r w:rsidR="00B43622" w:rsidRPr="00C233A6">
        <w:rPr>
          <w:color w:val="EE0000"/>
        </w:rPr>
        <w:t>ANALYTICS_TABLE</w:t>
      </w:r>
    </w:p>
    <w:p w14:paraId="08B7FF48" w14:textId="77777777" w:rsidR="00246015" w:rsidRDefault="00246015" w:rsidP="0013257E"/>
    <w:p w14:paraId="7F615F24" w14:textId="77777777" w:rsidR="000329D9" w:rsidRDefault="000329D9" w:rsidP="007937E7">
      <w:r>
        <w:br w:type="page"/>
      </w:r>
    </w:p>
    <w:p w14:paraId="22955726" w14:textId="35438F89" w:rsidR="00136B8A" w:rsidRDefault="00136B8A" w:rsidP="007937E7">
      <w:pPr>
        <w:pStyle w:val="Heading1"/>
      </w:pPr>
      <w:r w:rsidRPr="00136B8A">
        <w:lastRenderedPageBreak/>
        <w:t>Disclaimer</w:t>
      </w:r>
    </w:p>
    <w:p w14:paraId="3A31BCA0" w14:textId="149BD8B5" w:rsidR="00136B8A" w:rsidRPr="00B80A60" w:rsidRDefault="00136B8A" w:rsidP="007937E7"/>
    <w:p w14:paraId="4F7EF0A7" w14:textId="1FBD8AF2" w:rsidR="00635C72" w:rsidRPr="00BD5327" w:rsidRDefault="00635C72" w:rsidP="00BD5327">
      <w:pPr>
        <w:pStyle w:val="Heading61"/>
      </w:pPr>
    </w:p>
    <w:sectPr w:rsidR="00635C72" w:rsidRPr="00BD5327" w:rsidSect="001B7AFD">
      <w:type w:val="continuous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imon Vacklen" w:date="2026-01-14T12:38:00Z" w:initials="SV">
    <w:p w14:paraId="0A32C773" w14:textId="77777777" w:rsidR="002122C6" w:rsidRDefault="002122C6" w:rsidP="002122C6">
      <w:pPr>
        <w:pStyle w:val="CommentText"/>
        <w:jc w:val="left"/>
      </w:pPr>
      <w:r>
        <w:rPr>
          <w:rStyle w:val="CommentReference"/>
        </w:rPr>
        <w:annotationRef/>
      </w:r>
      <w:r>
        <w:t>I prefer Impact Analytics, it relates more to graphs and numbers, “Analysis”, sounds like they can expect more of a written analysis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32C7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D44CB1" w16cex:dateUtc="2026-01-14T12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32C773" w16cid:durableId="69D44C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DBF23" w14:textId="77777777" w:rsidR="007E20A8" w:rsidRDefault="007E20A8" w:rsidP="007937E7">
      <w:r>
        <w:separator/>
      </w:r>
    </w:p>
  </w:endnote>
  <w:endnote w:type="continuationSeparator" w:id="0">
    <w:p w14:paraId="70F329AD" w14:textId="77777777" w:rsidR="007E20A8" w:rsidRDefault="007E20A8" w:rsidP="00793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Quire Sans">
    <w:panose1 w:val="020B0502040400020003"/>
    <w:charset w:val="00"/>
    <w:family w:val="swiss"/>
    <w:pitch w:val="variable"/>
    <w:sig w:usb0="A000002F" w:usb1="00000001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DCB5E" w14:textId="06D7C9E0" w:rsidR="0075098E" w:rsidRPr="00374730" w:rsidRDefault="0075098E" w:rsidP="007937E7">
    <w:pPr>
      <w:pStyle w:val="Head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A1607" w14:textId="77777777" w:rsidR="007E20A8" w:rsidRDefault="007E20A8" w:rsidP="007937E7">
      <w:r>
        <w:separator/>
      </w:r>
    </w:p>
  </w:footnote>
  <w:footnote w:type="continuationSeparator" w:id="0">
    <w:p w14:paraId="062C182E" w14:textId="77777777" w:rsidR="007E20A8" w:rsidRDefault="007E20A8" w:rsidP="007937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F058C"/>
    <w:multiLevelType w:val="hybridMultilevel"/>
    <w:tmpl w:val="9496ED9C"/>
    <w:lvl w:ilvl="0" w:tplc="B64AEADA">
      <w:start w:val="1"/>
      <w:numFmt w:val="bullet"/>
      <w:pStyle w:val="List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CD0FF0C">
      <w:start w:val="1"/>
      <w:numFmt w:val="bullet"/>
      <w:pStyle w:val="ListSub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A95FFA"/>
    <w:multiLevelType w:val="hybridMultilevel"/>
    <w:tmpl w:val="A31CF0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47379"/>
    <w:multiLevelType w:val="hybridMultilevel"/>
    <w:tmpl w:val="C3D41824"/>
    <w:lvl w:ilvl="0" w:tplc="6CE27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517F0"/>
    <w:multiLevelType w:val="hybridMultilevel"/>
    <w:tmpl w:val="FD846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40CEE"/>
    <w:multiLevelType w:val="hybridMultilevel"/>
    <w:tmpl w:val="5DE460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D57A6A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5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00789"/>
    <w:multiLevelType w:val="hybridMultilevel"/>
    <w:tmpl w:val="8DEAC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9796A"/>
    <w:multiLevelType w:val="hybridMultilevel"/>
    <w:tmpl w:val="36F6D1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A26DC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9A5044"/>
    <w:multiLevelType w:val="hybridMultilevel"/>
    <w:tmpl w:val="A5E60822"/>
    <w:lvl w:ilvl="0" w:tplc="3FD2CA1A">
      <w:start w:val="1"/>
      <w:numFmt w:val="decimal"/>
      <w:pStyle w:val="TOCStyle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F53BC4"/>
    <w:multiLevelType w:val="hybridMultilevel"/>
    <w:tmpl w:val="F6F4A1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A77820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5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676355">
    <w:abstractNumId w:val="5"/>
  </w:num>
  <w:num w:numId="2" w16cid:durableId="185103001">
    <w:abstractNumId w:val="3"/>
  </w:num>
  <w:num w:numId="3" w16cid:durableId="1142191797">
    <w:abstractNumId w:val="7"/>
  </w:num>
  <w:num w:numId="4" w16cid:durableId="1293512336">
    <w:abstractNumId w:val="1"/>
  </w:num>
  <w:num w:numId="5" w16cid:durableId="863249831">
    <w:abstractNumId w:val="4"/>
  </w:num>
  <w:num w:numId="6" w16cid:durableId="383794152">
    <w:abstractNumId w:val="8"/>
  </w:num>
  <w:num w:numId="7" w16cid:durableId="981157225">
    <w:abstractNumId w:val="6"/>
  </w:num>
  <w:num w:numId="8" w16cid:durableId="2038391511">
    <w:abstractNumId w:val="2"/>
  </w:num>
  <w:num w:numId="9" w16cid:durableId="19719820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mon Vacklen">
    <w15:presenceInfo w15:providerId="Windows Live" w15:userId="acc7e751ce391c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30"/>
    <w:rsid w:val="00001E4A"/>
    <w:rsid w:val="00005543"/>
    <w:rsid w:val="00011423"/>
    <w:rsid w:val="00015EDB"/>
    <w:rsid w:val="0002194D"/>
    <w:rsid w:val="000329D9"/>
    <w:rsid w:val="00034693"/>
    <w:rsid w:val="0003716E"/>
    <w:rsid w:val="000376D7"/>
    <w:rsid w:val="00041A80"/>
    <w:rsid w:val="00044F5C"/>
    <w:rsid w:val="0004621C"/>
    <w:rsid w:val="0005791E"/>
    <w:rsid w:val="00062166"/>
    <w:rsid w:val="0006287A"/>
    <w:rsid w:val="000807BA"/>
    <w:rsid w:val="00086CB9"/>
    <w:rsid w:val="00090FA2"/>
    <w:rsid w:val="0009148D"/>
    <w:rsid w:val="00095226"/>
    <w:rsid w:val="000A0A16"/>
    <w:rsid w:val="000B1309"/>
    <w:rsid w:val="000B6DAE"/>
    <w:rsid w:val="000C2C97"/>
    <w:rsid w:val="000C62B4"/>
    <w:rsid w:val="000C71BC"/>
    <w:rsid w:val="000E040F"/>
    <w:rsid w:val="000E0D7E"/>
    <w:rsid w:val="000E2056"/>
    <w:rsid w:val="000E5148"/>
    <w:rsid w:val="000F1463"/>
    <w:rsid w:val="000F44AA"/>
    <w:rsid w:val="00103B74"/>
    <w:rsid w:val="00105FA0"/>
    <w:rsid w:val="00106D90"/>
    <w:rsid w:val="00107332"/>
    <w:rsid w:val="00112083"/>
    <w:rsid w:val="00123091"/>
    <w:rsid w:val="001269C1"/>
    <w:rsid w:val="001323C5"/>
    <w:rsid w:val="0013257E"/>
    <w:rsid w:val="00136B8A"/>
    <w:rsid w:val="00150F75"/>
    <w:rsid w:val="0015491C"/>
    <w:rsid w:val="00167FD3"/>
    <w:rsid w:val="00170BF6"/>
    <w:rsid w:val="00173942"/>
    <w:rsid w:val="00175831"/>
    <w:rsid w:val="00176A62"/>
    <w:rsid w:val="00181E63"/>
    <w:rsid w:val="00183AF9"/>
    <w:rsid w:val="0018705A"/>
    <w:rsid w:val="001961E6"/>
    <w:rsid w:val="00196CD9"/>
    <w:rsid w:val="001A31CE"/>
    <w:rsid w:val="001A7DD4"/>
    <w:rsid w:val="001B6F32"/>
    <w:rsid w:val="001B7AFD"/>
    <w:rsid w:val="001C1481"/>
    <w:rsid w:val="001C7997"/>
    <w:rsid w:val="001D01B6"/>
    <w:rsid w:val="001D1251"/>
    <w:rsid w:val="001D4494"/>
    <w:rsid w:val="001E0BEC"/>
    <w:rsid w:val="001E12F0"/>
    <w:rsid w:val="001E4E4F"/>
    <w:rsid w:val="001E71EE"/>
    <w:rsid w:val="001F2338"/>
    <w:rsid w:val="001F24DD"/>
    <w:rsid w:val="00200F7C"/>
    <w:rsid w:val="002122C6"/>
    <w:rsid w:val="002133DE"/>
    <w:rsid w:val="00226FE8"/>
    <w:rsid w:val="00233402"/>
    <w:rsid w:val="00241DB6"/>
    <w:rsid w:val="00244AB7"/>
    <w:rsid w:val="00244FCD"/>
    <w:rsid w:val="002450A2"/>
    <w:rsid w:val="002459C2"/>
    <w:rsid w:val="00246015"/>
    <w:rsid w:val="0025104E"/>
    <w:rsid w:val="002602F4"/>
    <w:rsid w:val="002612F0"/>
    <w:rsid w:val="00263966"/>
    <w:rsid w:val="00263EA6"/>
    <w:rsid w:val="0026490D"/>
    <w:rsid w:val="00271575"/>
    <w:rsid w:val="00285E4F"/>
    <w:rsid w:val="00286F2B"/>
    <w:rsid w:val="002A20A9"/>
    <w:rsid w:val="002A376C"/>
    <w:rsid w:val="002A49F1"/>
    <w:rsid w:val="002C2BE9"/>
    <w:rsid w:val="002C7F0B"/>
    <w:rsid w:val="002D2330"/>
    <w:rsid w:val="002E2DD4"/>
    <w:rsid w:val="002E4CD1"/>
    <w:rsid w:val="002E6E55"/>
    <w:rsid w:val="002F17EF"/>
    <w:rsid w:val="002F292B"/>
    <w:rsid w:val="002F66AC"/>
    <w:rsid w:val="0030564F"/>
    <w:rsid w:val="003074C8"/>
    <w:rsid w:val="0031216C"/>
    <w:rsid w:val="00313A2F"/>
    <w:rsid w:val="003169D9"/>
    <w:rsid w:val="00324405"/>
    <w:rsid w:val="003272B4"/>
    <w:rsid w:val="00333366"/>
    <w:rsid w:val="00356582"/>
    <w:rsid w:val="00366F32"/>
    <w:rsid w:val="00373925"/>
    <w:rsid w:val="003745CD"/>
    <w:rsid w:val="00374730"/>
    <w:rsid w:val="00381E9F"/>
    <w:rsid w:val="00396233"/>
    <w:rsid w:val="003965A4"/>
    <w:rsid w:val="003B77EE"/>
    <w:rsid w:val="003C00F6"/>
    <w:rsid w:val="003D045E"/>
    <w:rsid w:val="003D7A3D"/>
    <w:rsid w:val="003E141C"/>
    <w:rsid w:val="003E3296"/>
    <w:rsid w:val="003F5FA3"/>
    <w:rsid w:val="00416CA9"/>
    <w:rsid w:val="00417851"/>
    <w:rsid w:val="00420AAB"/>
    <w:rsid w:val="0042283C"/>
    <w:rsid w:val="0043132A"/>
    <w:rsid w:val="00463EE6"/>
    <w:rsid w:val="004653D8"/>
    <w:rsid w:val="00471DDE"/>
    <w:rsid w:val="00473482"/>
    <w:rsid w:val="00474807"/>
    <w:rsid w:val="0047602E"/>
    <w:rsid w:val="0048366B"/>
    <w:rsid w:val="004855B9"/>
    <w:rsid w:val="0048687A"/>
    <w:rsid w:val="00490831"/>
    <w:rsid w:val="00495BFA"/>
    <w:rsid w:val="004A3F88"/>
    <w:rsid w:val="004A4173"/>
    <w:rsid w:val="004A505C"/>
    <w:rsid w:val="004B40A4"/>
    <w:rsid w:val="004B6082"/>
    <w:rsid w:val="004C0D8E"/>
    <w:rsid w:val="004C56AA"/>
    <w:rsid w:val="004C634D"/>
    <w:rsid w:val="004C7A8A"/>
    <w:rsid w:val="004E0146"/>
    <w:rsid w:val="004E1B0E"/>
    <w:rsid w:val="004E59E7"/>
    <w:rsid w:val="004F234B"/>
    <w:rsid w:val="004F473F"/>
    <w:rsid w:val="005017C2"/>
    <w:rsid w:val="00503E82"/>
    <w:rsid w:val="005043C1"/>
    <w:rsid w:val="00504B9F"/>
    <w:rsid w:val="00511BB8"/>
    <w:rsid w:val="00512F46"/>
    <w:rsid w:val="00516150"/>
    <w:rsid w:val="005224FA"/>
    <w:rsid w:val="005258F7"/>
    <w:rsid w:val="00533C3C"/>
    <w:rsid w:val="00537E3B"/>
    <w:rsid w:val="00553444"/>
    <w:rsid w:val="005622FD"/>
    <w:rsid w:val="00575E15"/>
    <w:rsid w:val="00583ABE"/>
    <w:rsid w:val="00585B0E"/>
    <w:rsid w:val="00586F5C"/>
    <w:rsid w:val="005A793E"/>
    <w:rsid w:val="005B6549"/>
    <w:rsid w:val="005B65E5"/>
    <w:rsid w:val="005C1979"/>
    <w:rsid w:val="005C4E60"/>
    <w:rsid w:val="005C6ED1"/>
    <w:rsid w:val="005D1C8B"/>
    <w:rsid w:val="005D3F41"/>
    <w:rsid w:val="005D5EDE"/>
    <w:rsid w:val="005D7CBB"/>
    <w:rsid w:val="005E58DE"/>
    <w:rsid w:val="005F1192"/>
    <w:rsid w:val="005F2EBE"/>
    <w:rsid w:val="005F39A4"/>
    <w:rsid w:val="005F3F33"/>
    <w:rsid w:val="006046DD"/>
    <w:rsid w:val="00604C28"/>
    <w:rsid w:val="006077F8"/>
    <w:rsid w:val="006139F1"/>
    <w:rsid w:val="006151B8"/>
    <w:rsid w:val="00616075"/>
    <w:rsid w:val="00616822"/>
    <w:rsid w:val="006216D0"/>
    <w:rsid w:val="0062342F"/>
    <w:rsid w:val="0062356B"/>
    <w:rsid w:val="00624169"/>
    <w:rsid w:val="00635C72"/>
    <w:rsid w:val="00637E49"/>
    <w:rsid w:val="00650E21"/>
    <w:rsid w:val="006510A9"/>
    <w:rsid w:val="00651C32"/>
    <w:rsid w:val="0065510D"/>
    <w:rsid w:val="00655797"/>
    <w:rsid w:val="0065631D"/>
    <w:rsid w:val="00663BA1"/>
    <w:rsid w:val="00670421"/>
    <w:rsid w:val="0067155A"/>
    <w:rsid w:val="006716C0"/>
    <w:rsid w:val="00681C01"/>
    <w:rsid w:val="00686D57"/>
    <w:rsid w:val="00697145"/>
    <w:rsid w:val="006975B9"/>
    <w:rsid w:val="006A69AE"/>
    <w:rsid w:val="006B259B"/>
    <w:rsid w:val="006B3151"/>
    <w:rsid w:val="006B4EE7"/>
    <w:rsid w:val="006C34D5"/>
    <w:rsid w:val="006C6826"/>
    <w:rsid w:val="006D23FF"/>
    <w:rsid w:val="006D72F0"/>
    <w:rsid w:val="006E0CAF"/>
    <w:rsid w:val="006E17B9"/>
    <w:rsid w:val="006F097F"/>
    <w:rsid w:val="006F5E9F"/>
    <w:rsid w:val="007005A0"/>
    <w:rsid w:val="00702677"/>
    <w:rsid w:val="00710F3B"/>
    <w:rsid w:val="00731E1D"/>
    <w:rsid w:val="0073498A"/>
    <w:rsid w:val="00750000"/>
    <w:rsid w:val="0075098E"/>
    <w:rsid w:val="0075574B"/>
    <w:rsid w:val="00764DA2"/>
    <w:rsid w:val="007718C3"/>
    <w:rsid w:val="0077528E"/>
    <w:rsid w:val="00781124"/>
    <w:rsid w:val="00781999"/>
    <w:rsid w:val="007823EF"/>
    <w:rsid w:val="007937E7"/>
    <w:rsid w:val="007943F4"/>
    <w:rsid w:val="00795CE1"/>
    <w:rsid w:val="007A0794"/>
    <w:rsid w:val="007C23ED"/>
    <w:rsid w:val="007C3027"/>
    <w:rsid w:val="007C42CC"/>
    <w:rsid w:val="007C4B47"/>
    <w:rsid w:val="007D28E5"/>
    <w:rsid w:val="007E20A8"/>
    <w:rsid w:val="007F6223"/>
    <w:rsid w:val="0080589C"/>
    <w:rsid w:val="00810BE3"/>
    <w:rsid w:val="00816490"/>
    <w:rsid w:val="00820E39"/>
    <w:rsid w:val="00822577"/>
    <w:rsid w:val="0082602D"/>
    <w:rsid w:val="008367B0"/>
    <w:rsid w:val="00841D90"/>
    <w:rsid w:val="00861E99"/>
    <w:rsid w:val="0086217B"/>
    <w:rsid w:val="008805FD"/>
    <w:rsid w:val="00883FDD"/>
    <w:rsid w:val="008846DF"/>
    <w:rsid w:val="008A54F6"/>
    <w:rsid w:val="008A5948"/>
    <w:rsid w:val="008B141C"/>
    <w:rsid w:val="008B3AFF"/>
    <w:rsid w:val="008C33D2"/>
    <w:rsid w:val="008C4FB0"/>
    <w:rsid w:val="008D32D6"/>
    <w:rsid w:val="008E2B84"/>
    <w:rsid w:val="008E5AA3"/>
    <w:rsid w:val="008E7EEB"/>
    <w:rsid w:val="008F08DD"/>
    <w:rsid w:val="008F13A2"/>
    <w:rsid w:val="008F3D44"/>
    <w:rsid w:val="008F5229"/>
    <w:rsid w:val="008F7741"/>
    <w:rsid w:val="00914A63"/>
    <w:rsid w:val="009158F9"/>
    <w:rsid w:val="00920657"/>
    <w:rsid w:val="0093151C"/>
    <w:rsid w:val="00941D14"/>
    <w:rsid w:val="00974AFF"/>
    <w:rsid w:val="00980471"/>
    <w:rsid w:val="00980553"/>
    <w:rsid w:val="00986C1A"/>
    <w:rsid w:val="0099605B"/>
    <w:rsid w:val="009965E2"/>
    <w:rsid w:val="009B7EFD"/>
    <w:rsid w:val="009C52B4"/>
    <w:rsid w:val="009C5A07"/>
    <w:rsid w:val="009D4722"/>
    <w:rsid w:val="009D6195"/>
    <w:rsid w:val="009E352E"/>
    <w:rsid w:val="009E3B5E"/>
    <w:rsid w:val="009F087A"/>
    <w:rsid w:val="009F203B"/>
    <w:rsid w:val="009F4E32"/>
    <w:rsid w:val="009F6124"/>
    <w:rsid w:val="009F765B"/>
    <w:rsid w:val="00A02218"/>
    <w:rsid w:val="00A02FC2"/>
    <w:rsid w:val="00A0520E"/>
    <w:rsid w:val="00A072DA"/>
    <w:rsid w:val="00A0733D"/>
    <w:rsid w:val="00A11065"/>
    <w:rsid w:val="00A142CD"/>
    <w:rsid w:val="00A1459D"/>
    <w:rsid w:val="00A1493A"/>
    <w:rsid w:val="00A14D30"/>
    <w:rsid w:val="00A24437"/>
    <w:rsid w:val="00A43E8B"/>
    <w:rsid w:val="00A44A99"/>
    <w:rsid w:val="00A45418"/>
    <w:rsid w:val="00A47BB1"/>
    <w:rsid w:val="00A57197"/>
    <w:rsid w:val="00A6244B"/>
    <w:rsid w:val="00A629A3"/>
    <w:rsid w:val="00A7237A"/>
    <w:rsid w:val="00A80BD9"/>
    <w:rsid w:val="00A82991"/>
    <w:rsid w:val="00A90107"/>
    <w:rsid w:val="00A90FAD"/>
    <w:rsid w:val="00AE0B62"/>
    <w:rsid w:val="00AE160E"/>
    <w:rsid w:val="00AE285D"/>
    <w:rsid w:val="00AE360D"/>
    <w:rsid w:val="00AE5D58"/>
    <w:rsid w:val="00AE7267"/>
    <w:rsid w:val="00AF48EF"/>
    <w:rsid w:val="00AF68A4"/>
    <w:rsid w:val="00B02F61"/>
    <w:rsid w:val="00B03820"/>
    <w:rsid w:val="00B12261"/>
    <w:rsid w:val="00B139D7"/>
    <w:rsid w:val="00B16627"/>
    <w:rsid w:val="00B238B6"/>
    <w:rsid w:val="00B31F09"/>
    <w:rsid w:val="00B3254D"/>
    <w:rsid w:val="00B3264D"/>
    <w:rsid w:val="00B365AD"/>
    <w:rsid w:val="00B37E4C"/>
    <w:rsid w:val="00B43622"/>
    <w:rsid w:val="00B45D43"/>
    <w:rsid w:val="00B60979"/>
    <w:rsid w:val="00B70E6A"/>
    <w:rsid w:val="00B80A60"/>
    <w:rsid w:val="00B81559"/>
    <w:rsid w:val="00B91F71"/>
    <w:rsid w:val="00B95A88"/>
    <w:rsid w:val="00BA60AA"/>
    <w:rsid w:val="00BB1AA2"/>
    <w:rsid w:val="00BB1D81"/>
    <w:rsid w:val="00BB7067"/>
    <w:rsid w:val="00BC4A38"/>
    <w:rsid w:val="00BC4FFD"/>
    <w:rsid w:val="00BD01FB"/>
    <w:rsid w:val="00BD3681"/>
    <w:rsid w:val="00BD4480"/>
    <w:rsid w:val="00BD5327"/>
    <w:rsid w:val="00BD6ACE"/>
    <w:rsid w:val="00BE6B76"/>
    <w:rsid w:val="00BF4B65"/>
    <w:rsid w:val="00BF5EAE"/>
    <w:rsid w:val="00BF76FF"/>
    <w:rsid w:val="00C03A8B"/>
    <w:rsid w:val="00C11014"/>
    <w:rsid w:val="00C13624"/>
    <w:rsid w:val="00C147E5"/>
    <w:rsid w:val="00C169B2"/>
    <w:rsid w:val="00C20850"/>
    <w:rsid w:val="00C233A6"/>
    <w:rsid w:val="00C25198"/>
    <w:rsid w:val="00C32D46"/>
    <w:rsid w:val="00C37140"/>
    <w:rsid w:val="00C40CF4"/>
    <w:rsid w:val="00C46CE9"/>
    <w:rsid w:val="00C51682"/>
    <w:rsid w:val="00C547AF"/>
    <w:rsid w:val="00C551A5"/>
    <w:rsid w:val="00C56F77"/>
    <w:rsid w:val="00C56F9B"/>
    <w:rsid w:val="00C61243"/>
    <w:rsid w:val="00C712E4"/>
    <w:rsid w:val="00C74711"/>
    <w:rsid w:val="00C756FD"/>
    <w:rsid w:val="00C846BB"/>
    <w:rsid w:val="00C9382B"/>
    <w:rsid w:val="00C97D46"/>
    <w:rsid w:val="00CA411B"/>
    <w:rsid w:val="00CA412C"/>
    <w:rsid w:val="00CB14E4"/>
    <w:rsid w:val="00CB62F6"/>
    <w:rsid w:val="00CB6A54"/>
    <w:rsid w:val="00CB6F0D"/>
    <w:rsid w:val="00CC0473"/>
    <w:rsid w:val="00CC15E5"/>
    <w:rsid w:val="00CC220B"/>
    <w:rsid w:val="00CC66E6"/>
    <w:rsid w:val="00CE4DB3"/>
    <w:rsid w:val="00CE5ECF"/>
    <w:rsid w:val="00CF0039"/>
    <w:rsid w:val="00CF21DE"/>
    <w:rsid w:val="00CF5C92"/>
    <w:rsid w:val="00D043F4"/>
    <w:rsid w:val="00D0623C"/>
    <w:rsid w:val="00D16CE5"/>
    <w:rsid w:val="00D2342A"/>
    <w:rsid w:val="00D244D7"/>
    <w:rsid w:val="00D24DB8"/>
    <w:rsid w:val="00D34E49"/>
    <w:rsid w:val="00D370C7"/>
    <w:rsid w:val="00D44E20"/>
    <w:rsid w:val="00D46B66"/>
    <w:rsid w:val="00D47CD7"/>
    <w:rsid w:val="00D518DE"/>
    <w:rsid w:val="00D558D7"/>
    <w:rsid w:val="00D5593D"/>
    <w:rsid w:val="00D726E7"/>
    <w:rsid w:val="00D760C1"/>
    <w:rsid w:val="00D8069F"/>
    <w:rsid w:val="00D83804"/>
    <w:rsid w:val="00D868B0"/>
    <w:rsid w:val="00DA1ED9"/>
    <w:rsid w:val="00DA2824"/>
    <w:rsid w:val="00DA4134"/>
    <w:rsid w:val="00DB259D"/>
    <w:rsid w:val="00DB2770"/>
    <w:rsid w:val="00DB3291"/>
    <w:rsid w:val="00DC34C4"/>
    <w:rsid w:val="00DF36B7"/>
    <w:rsid w:val="00E038A8"/>
    <w:rsid w:val="00E042F0"/>
    <w:rsid w:val="00E15471"/>
    <w:rsid w:val="00E16F24"/>
    <w:rsid w:val="00E171F9"/>
    <w:rsid w:val="00E2340C"/>
    <w:rsid w:val="00E3130F"/>
    <w:rsid w:val="00E3399E"/>
    <w:rsid w:val="00E557DF"/>
    <w:rsid w:val="00E66A9A"/>
    <w:rsid w:val="00E674DC"/>
    <w:rsid w:val="00E7161D"/>
    <w:rsid w:val="00E8163A"/>
    <w:rsid w:val="00E8221D"/>
    <w:rsid w:val="00E832A4"/>
    <w:rsid w:val="00E93239"/>
    <w:rsid w:val="00E95346"/>
    <w:rsid w:val="00EB164E"/>
    <w:rsid w:val="00EB1CD2"/>
    <w:rsid w:val="00EB5096"/>
    <w:rsid w:val="00EB6CD0"/>
    <w:rsid w:val="00EE0E88"/>
    <w:rsid w:val="00F065B4"/>
    <w:rsid w:val="00F07596"/>
    <w:rsid w:val="00F122C7"/>
    <w:rsid w:val="00F15177"/>
    <w:rsid w:val="00F15515"/>
    <w:rsid w:val="00F26BA0"/>
    <w:rsid w:val="00F318C1"/>
    <w:rsid w:val="00F331D9"/>
    <w:rsid w:val="00F41A7E"/>
    <w:rsid w:val="00F423E8"/>
    <w:rsid w:val="00F43BF9"/>
    <w:rsid w:val="00F52021"/>
    <w:rsid w:val="00F5622A"/>
    <w:rsid w:val="00F56A71"/>
    <w:rsid w:val="00F60AF7"/>
    <w:rsid w:val="00F62AF1"/>
    <w:rsid w:val="00F63F92"/>
    <w:rsid w:val="00F667BD"/>
    <w:rsid w:val="00F70E56"/>
    <w:rsid w:val="00F84FEF"/>
    <w:rsid w:val="00F87319"/>
    <w:rsid w:val="00FA03C7"/>
    <w:rsid w:val="00FA7E2D"/>
    <w:rsid w:val="00FB0D4F"/>
    <w:rsid w:val="00FB2853"/>
    <w:rsid w:val="00FB7481"/>
    <w:rsid w:val="00FC45A5"/>
    <w:rsid w:val="00FD3BDE"/>
    <w:rsid w:val="00FD5DB8"/>
    <w:rsid w:val="00FD7B31"/>
    <w:rsid w:val="00FF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2BB3C"/>
  <w15:chartTrackingRefBased/>
  <w15:docId w15:val="{607400EA-7DD1-6843-8C3D-17036EFA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7E7"/>
    <w:pPr>
      <w:spacing w:line="259" w:lineRule="auto"/>
      <w:ind w:right="66"/>
      <w:jc w:val="both"/>
    </w:pPr>
    <w:rPr>
      <w:rFonts w:ascii="Quire Sans" w:hAnsi="Quire Sans" w:cs="Quire Sans"/>
      <w:color w:val="A6A6A6" w:themeColor="background1" w:themeShade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E3B"/>
    <w:pPr>
      <w:outlineLvl w:val="0"/>
    </w:pPr>
    <w:rPr>
      <w:b/>
      <w:bCs/>
      <w:color w:val="00A7B0"/>
      <w:sz w:val="70"/>
      <w:szCs w:val="7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E3B"/>
    <w:rPr>
      <w:rFonts w:ascii="Quire Sans" w:hAnsi="Quire Sans" w:cs="Quire Sans"/>
      <w:b/>
      <w:bCs/>
      <w:color w:val="00A7B0"/>
      <w:sz w:val="70"/>
      <w:szCs w:val="7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73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74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7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73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74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730"/>
    <w:rPr>
      <w:sz w:val="22"/>
      <w:szCs w:val="22"/>
    </w:rPr>
  </w:style>
  <w:style w:type="table" w:styleId="TableGrid">
    <w:name w:val="Table Grid"/>
    <w:basedOn w:val="TableNormal"/>
    <w:uiPriority w:val="39"/>
    <w:rsid w:val="00374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6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B6F0D"/>
  </w:style>
  <w:style w:type="character" w:styleId="Hyperlink">
    <w:name w:val="Hyperlink"/>
    <w:basedOn w:val="DefaultParagraphFont"/>
    <w:uiPriority w:val="99"/>
    <w:unhideWhenUsed/>
    <w:rsid w:val="00CB6F0D"/>
    <w:rPr>
      <w:color w:val="0000FF"/>
      <w:u w:val="single"/>
    </w:rPr>
  </w:style>
  <w:style w:type="character" w:customStyle="1" w:styleId="cite-bracket">
    <w:name w:val="cite-bracket"/>
    <w:basedOn w:val="DefaultParagraphFont"/>
    <w:rsid w:val="00CB6F0D"/>
  </w:style>
  <w:style w:type="paragraph" w:customStyle="1" w:styleId="paragraph">
    <w:name w:val="paragraph"/>
    <w:basedOn w:val="Normal"/>
    <w:rsid w:val="008F5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8F5229"/>
  </w:style>
  <w:style w:type="character" w:customStyle="1" w:styleId="eop">
    <w:name w:val="eop"/>
    <w:basedOn w:val="DefaultParagraphFont"/>
    <w:rsid w:val="008F5229"/>
  </w:style>
  <w:style w:type="character" w:styleId="UnresolvedMention">
    <w:name w:val="Unresolved Mention"/>
    <w:basedOn w:val="DefaultParagraphFont"/>
    <w:uiPriority w:val="99"/>
    <w:semiHidden/>
    <w:unhideWhenUsed/>
    <w:rsid w:val="00B3254D"/>
    <w:rPr>
      <w:color w:val="605E5C"/>
      <w:shd w:val="clear" w:color="auto" w:fill="E1DFDD"/>
    </w:rPr>
  </w:style>
  <w:style w:type="paragraph" w:customStyle="1" w:styleId="HeaderStyle">
    <w:name w:val="HeaderStyle"/>
    <w:basedOn w:val="Normal"/>
    <w:link w:val="HeaderStyleChar"/>
    <w:qFormat/>
    <w:rsid w:val="0086217B"/>
    <w:pPr>
      <w:spacing w:after="0"/>
      <w:ind w:right="3752"/>
    </w:pPr>
    <w:rPr>
      <w:b/>
      <w:bCs/>
      <w:color w:val="00A7B0"/>
      <w:sz w:val="28"/>
      <w:szCs w:val="28"/>
    </w:rPr>
  </w:style>
  <w:style w:type="character" w:customStyle="1" w:styleId="HeaderStyleChar">
    <w:name w:val="HeaderStyle Char"/>
    <w:basedOn w:val="DefaultParagraphFont"/>
    <w:link w:val="HeaderStyle"/>
    <w:rsid w:val="0086217B"/>
    <w:rPr>
      <w:rFonts w:ascii="Quire Sans" w:hAnsi="Quire Sans" w:cs="Quire Sans"/>
      <w:b/>
      <w:bCs/>
      <w:color w:val="00A7B0"/>
      <w:sz w:val="28"/>
      <w:szCs w:val="28"/>
    </w:rPr>
  </w:style>
  <w:style w:type="paragraph" w:styleId="Revision">
    <w:name w:val="Revision"/>
    <w:hidden/>
    <w:uiPriority w:val="99"/>
    <w:semiHidden/>
    <w:rsid w:val="00373925"/>
    <w:pPr>
      <w:spacing w:after="0" w:line="240" w:lineRule="auto"/>
    </w:pPr>
    <w:rPr>
      <w:sz w:val="22"/>
      <w:szCs w:val="22"/>
    </w:rPr>
  </w:style>
  <w:style w:type="paragraph" w:customStyle="1" w:styleId="ListBullet">
    <w:name w:val="ListBullet"/>
    <w:basedOn w:val="ListParagraph"/>
    <w:link w:val="ListBulletChar"/>
    <w:qFormat/>
    <w:rsid w:val="008F08DD"/>
    <w:pPr>
      <w:numPr>
        <w:numId w:val="9"/>
      </w:numPr>
      <w:jc w:val="left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D7B31"/>
    <w:rPr>
      <w:sz w:val="22"/>
      <w:szCs w:val="22"/>
    </w:rPr>
  </w:style>
  <w:style w:type="character" w:customStyle="1" w:styleId="ListBulletChar">
    <w:name w:val="ListBullet Char"/>
    <w:basedOn w:val="ListParagraphChar"/>
    <w:link w:val="ListBullet"/>
    <w:rsid w:val="008F08DD"/>
    <w:rPr>
      <w:rFonts w:ascii="Quire Sans" w:hAnsi="Quire Sans" w:cs="Quire Sans"/>
      <w:color w:val="A6A6A6" w:themeColor="background1" w:themeShade="A6"/>
      <w:sz w:val="18"/>
      <w:szCs w:val="18"/>
    </w:rPr>
  </w:style>
  <w:style w:type="paragraph" w:customStyle="1" w:styleId="Heading61">
    <w:name w:val="Heading 61"/>
    <w:basedOn w:val="Normal"/>
    <w:link w:val="heading6Char0"/>
    <w:qFormat/>
    <w:rsid w:val="00BD5327"/>
    <w:rPr>
      <w:b/>
      <w:bCs/>
      <w:i/>
      <w:iCs/>
      <w:color w:val="00A7B0"/>
      <w:sz w:val="28"/>
      <w:szCs w:val="28"/>
    </w:rPr>
  </w:style>
  <w:style w:type="character" w:customStyle="1" w:styleId="heading6Char0">
    <w:name w:val="heading 6 Char"/>
    <w:basedOn w:val="DefaultParagraphFont"/>
    <w:link w:val="Heading61"/>
    <w:rsid w:val="00BD5327"/>
    <w:rPr>
      <w:rFonts w:ascii="Quire Sans" w:hAnsi="Quire Sans" w:cs="Quire Sans"/>
      <w:b/>
      <w:bCs/>
      <w:i/>
      <w:iCs/>
      <w:color w:val="00A7B0"/>
      <w:sz w:val="28"/>
      <w:szCs w:val="28"/>
    </w:rPr>
  </w:style>
  <w:style w:type="paragraph" w:customStyle="1" w:styleId="ListSubBullet">
    <w:name w:val="ListSubBullet"/>
    <w:basedOn w:val="ListBullet"/>
    <w:link w:val="ListSubBulletChar"/>
    <w:qFormat/>
    <w:rsid w:val="00C97D46"/>
    <w:pPr>
      <w:numPr>
        <w:ilvl w:val="1"/>
      </w:numPr>
    </w:pPr>
  </w:style>
  <w:style w:type="character" w:customStyle="1" w:styleId="ListSubBulletChar">
    <w:name w:val="ListSubBullet Char"/>
    <w:basedOn w:val="ListBulletChar"/>
    <w:link w:val="ListSubBullet"/>
    <w:rsid w:val="00C97D46"/>
    <w:rPr>
      <w:rFonts w:ascii="Quire Sans" w:hAnsi="Quire Sans" w:cs="Quire Sans"/>
      <w:color w:val="A6A6A6" w:themeColor="background1" w:themeShade="A6"/>
      <w:sz w:val="18"/>
      <w:szCs w:val="18"/>
    </w:rPr>
  </w:style>
  <w:style w:type="paragraph" w:customStyle="1" w:styleId="HeadingStyle2">
    <w:name w:val="Heading Style 2"/>
    <w:basedOn w:val="Normal"/>
    <w:link w:val="HeadingStyle2Char"/>
    <w:qFormat/>
    <w:rsid w:val="004C56AA"/>
    <w:rPr>
      <w:b/>
      <w:bCs/>
      <w:color w:val="00A7B0"/>
      <w:sz w:val="50"/>
      <w:szCs w:val="50"/>
    </w:rPr>
  </w:style>
  <w:style w:type="character" w:customStyle="1" w:styleId="HeadingStyle2Char">
    <w:name w:val="Heading Style 2 Char"/>
    <w:basedOn w:val="DefaultParagraphFont"/>
    <w:link w:val="HeadingStyle2"/>
    <w:rsid w:val="004C56AA"/>
    <w:rPr>
      <w:rFonts w:ascii="Quire Sans" w:hAnsi="Quire Sans" w:cs="Quire Sans"/>
      <w:b/>
      <w:bCs/>
      <w:color w:val="00A7B0"/>
      <w:sz w:val="50"/>
      <w:szCs w:val="50"/>
    </w:rPr>
  </w:style>
  <w:style w:type="paragraph" w:customStyle="1" w:styleId="TOCStyle">
    <w:name w:val="TOCStyle"/>
    <w:basedOn w:val="ListParagraph"/>
    <w:link w:val="TOCStyleChar"/>
    <w:qFormat/>
    <w:rsid w:val="00C40CF4"/>
    <w:pPr>
      <w:numPr>
        <w:numId w:val="3"/>
      </w:numPr>
      <w:spacing w:line="480" w:lineRule="auto"/>
      <w:ind w:left="1134" w:hanging="771"/>
    </w:pPr>
    <w:rPr>
      <w:sz w:val="40"/>
      <w:szCs w:val="40"/>
    </w:rPr>
  </w:style>
  <w:style w:type="character" w:customStyle="1" w:styleId="TOCStyleChar">
    <w:name w:val="TOCStyle Char"/>
    <w:basedOn w:val="ListParagraphChar"/>
    <w:link w:val="TOCStyle"/>
    <w:rsid w:val="00C40CF4"/>
    <w:rPr>
      <w:rFonts w:ascii="Quire Sans" w:hAnsi="Quire Sans" w:cs="Quire Sans"/>
      <w:color w:val="A6A6A6" w:themeColor="background1" w:themeShade="A6"/>
      <w:sz w:val="40"/>
      <w:szCs w:val="40"/>
    </w:rPr>
  </w:style>
  <w:style w:type="paragraph" w:customStyle="1" w:styleId="titlestyle">
    <w:name w:val="titlestyle"/>
    <w:basedOn w:val="Normal"/>
    <w:link w:val="titlestyleChar"/>
    <w:qFormat/>
    <w:rsid w:val="002F17EF"/>
    <w:pPr>
      <w:spacing w:line="278" w:lineRule="auto"/>
    </w:pPr>
    <w:rPr>
      <w:b/>
      <w:bCs/>
      <w:color w:val="FFFFFF" w:themeColor="background1"/>
      <w:sz w:val="120"/>
      <w:szCs w:val="120"/>
    </w:rPr>
  </w:style>
  <w:style w:type="character" w:customStyle="1" w:styleId="titlestyleChar">
    <w:name w:val="titlestyle Char"/>
    <w:basedOn w:val="DefaultParagraphFont"/>
    <w:link w:val="titlestyle"/>
    <w:rsid w:val="002F17EF"/>
    <w:rPr>
      <w:rFonts w:ascii="Quire Sans" w:hAnsi="Quire Sans" w:cs="Quire Sans"/>
      <w:b/>
      <w:bCs/>
      <w:color w:val="FFFFFF" w:themeColor="background1"/>
      <w:sz w:val="120"/>
      <w:szCs w:val="120"/>
    </w:rPr>
  </w:style>
  <w:style w:type="paragraph" w:customStyle="1" w:styleId="titlestyle2">
    <w:name w:val="titlestyle2"/>
    <w:basedOn w:val="Normal"/>
    <w:link w:val="titlestyle2Char"/>
    <w:qFormat/>
    <w:rsid w:val="002F17EF"/>
    <w:rPr>
      <w:b/>
      <w:bCs/>
      <w:color w:val="FFFFFF" w:themeColor="background1"/>
      <w:sz w:val="50"/>
      <w:szCs w:val="50"/>
    </w:rPr>
  </w:style>
  <w:style w:type="character" w:customStyle="1" w:styleId="titlestyle2Char">
    <w:name w:val="titlestyle2 Char"/>
    <w:basedOn w:val="DefaultParagraphFont"/>
    <w:link w:val="titlestyle2"/>
    <w:rsid w:val="002F17EF"/>
    <w:rPr>
      <w:rFonts w:ascii="Quire Sans" w:hAnsi="Quire Sans" w:cs="Quire Sans"/>
      <w:b/>
      <w:bCs/>
      <w:color w:val="FFFFFF" w:themeColor="background1"/>
      <w:sz w:val="50"/>
      <w:szCs w:val="50"/>
    </w:rPr>
  </w:style>
  <w:style w:type="paragraph" w:customStyle="1" w:styleId="titlestyle3">
    <w:name w:val="titlestyle3"/>
    <w:basedOn w:val="Normal"/>
    <w:link w:val="titlestyle3Char"/>
    <w:qFormat/>
    <w:rsid w:val="002F17EF"/>
    <w:rPr>
      <w:b/>
      <w:bCs/>
      <w:color w:val="FFFFFF" w:themeColor="background1"/>
      <w:sz w:val="40"/>
      <w:szCs w:val="40"/>
    </w:rPr>
  </w:style>
  <w:style w:type="character" w:customStyle="1" w:styleId="titlestyle3Char">
    <w:name w:val="titlestyle3 Char"/>
    <w:basedOn w:val="DefaultParagraphFont"/>
    <w:link w:val="titlestyle3"/>
    <w:rsid w:val="002F17EF"/>
    <w:rPr>
      <w:rFonts w:ascii="Quire Sans" w:hAnsi="Quire Sans" w:cs="Quire Sans"/>
      <w:b/>
      <w:bCs/>
      <w:color w:val="FFFFFF" w:themeColor="background1"/>
      <w:sz w:val="40"/>
      <w:szCs w:val="40"/>
    </w:rPr>
  </w:style>
  <w:style w:type="paragraph" w:customStyle="1" w:styleId="StandardStyle">
    <w:name w:val="StandardStyle"/>
    <w:basedOn w:val="Normal"/>
    <w:link w:val="StandardStyleChar"/>
    <w:qFormat/>
    <w:rsid w:val="004B6082"/>
  </w:style>
  <w:style w:type="character" w:customStyle="1" w:styleId="StandardStyleChar">
    <w:name w:val="StandardStyle Char"/>
    <w:basedOn w:val="DefaultParagraphFont"/>
    <w:link w:val="StandardStyle"/>
    <w:rsid w:val="004B6082"/>
    <w:rPr>
      <w:rFonts w:ascii="Quire Sans" w:hAnsi="Quire Sans"/>
      <w:color w:val="A6A6A6" w:themeColor="background1" w:themeShade="A6"/>
    </w:rPr>
  </w:style>
  <w:style w:type="paragraph" w:customStyle="1" w:styleId="OldNormal">
    <w:name w:val="OldNormal"/>
    <w:basedOn w:val="Normal"/>
    <w:link w:val="OldNormalChar"/>
    <w:qFormat/>
    <w:rsid w:val="007937E7"/>
    <w:rPr>
      <w:b/>
      <w:bCs/>
      <w:color w:val="FFFFFF" w:themeColor="background1"/>
      <w:sz w:val="50"/>
      <w:szCs w:val="50"/>
    </w:rPr>
  </w:style>
  <w:style w:type="character" w:customStyle="1" w:styleId="OldNormalChar">
    <w:name w:val="OldNormal Char"/>
    <w:basedOn w:val="DefaultParagraphFont"/>
    <w:link w:val="OldNormal"/>
    <w:rsid w:val="007937E7"/>
    <w:rPr>
      <w:rFonts w:ascii="Quire Sans" w:hAnsi="Quire Sans" w:cs="Quire Sans"/>
      <w:b/>
      <w:bCs/>
      <w:color w:val="FFFFFF" w:themeColor="background1"/>
      <w:sz w:val="50"/>
      <w:szCs w:val="50"/>
    </w:rPr>
  </w:style>
  <w:style w:type="character" w:styleId="Strong">
    <w:name w:val="Strong"/>
    <w:basedOn w:val="DefaultParagraphFont"/>
    <w:uiPriority w:val="22"/>
    <w:qFormat/>
    <w:rsid w:val="007937E7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122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22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22C6"/>
    <w:rPr>
      <w:rFonts w:ascii="Quire Sans" w:hAnsi="Quire Sans" w:cs="Quire Sans"/>
      <w:color w:val="A6A6A6" w:themeColor="background1" w:themeShade="A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22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22C6"/>
    <w:rPr>
      <w:rFonts w:ascii="Quire Sans" w:hAnsi="Quire Sans" w:cs="Quire Sans"/>
      <w:b/>
      <w:bCs/>
      <w:color w:val="A6A6A6" w:themeColor="background1" w:themeShade="A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8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5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1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1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4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9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1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5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9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8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8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0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2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4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2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0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7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8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3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4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9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mailto:s.vacklan@impactreturn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27482A-A242-EE49-A72D-2741F1398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11</Pages>
  <Words>455</Words>
  <Characters>2715</Characters>
  <Application>Microsoft Office Word</Application>
  <DocSecurity>0</DocSecurity>
  <Lines>118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falk</dc:creator>
  <cp:keywords/>
  <dc:description/>
  <cp:lastModifiedBy>Simon Vacklen</cp:lastModifiedBy>
  <cp:revision>22</cp:revision>
  <dcterms:created xsi:type="dcterms:W3CDTF">2026-01-13T23:49:00Z</dcterms:created>
  <dcterms:modified xsi:type="dcterms:W3CDTF">2026-01-14T21:26:00Z</dcterms:modified>
</cp:coreProperties>
</file>